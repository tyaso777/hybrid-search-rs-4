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AA512" w14:textId="75B28FA9" w:rsidR="00346D64" w:rsidRDefault="00346D64" w:rsidP="00346D64">
      <w:pPr>
        <w:pStyle w:val="a3"/>
        <w:spacing w:after="180"/>
        <w:ind w:firstLine="540"/>
      </w:pPr>
      <w:r w:rsidRPr="00346D64">
        <w:t>Word変換検証サンプル</w:t>
      </w:r>
    </w:p>
    <w:p w14:paraId="4A2309BB" w14:textId="77777777" w:rsidR="00346D64" w:rsidRDefault="00346D64" w:rsidP="00346D64">
      <w:pPr>
        <w:jc w:val="right"/>
      </w:pPr>
      <w:r>
        <w:rPr>
          <w:rFonts w:hint="eastAsia"/>
        </w:rPr>
        <w:t>作者：鈴木篤</w:t>
      </w:r>
    </w:p>
    <w:p w14:paraId="3D392FCA" w14:textId="77777777" w:rsidR="00346D64" w:rsidRDefault="00346D64" w:rsidP="00346D64">
      <w:pPr>
        <w:jc w:val="right"/>
      </w:pPr>
      <w:r>
        <w:rPr>
          <w:rFonts w:hint="eastAsia"/>
        </w:rPr>
        <w:t>作成日：</w:t>
      </w:r>
      <w:r>
        <w:t>2025/10/25</w:t>
      </w:r>
    </w:p>
    <w:p w14:paraId="64ADBAA8" w14:textId="55EB1E97" w:rsidR="00346D64" w:rsidRDefault="00346D64" w:rsidP="00346D64">
      <w:pPr>
        <w:jc w:val="right"/>
      </w:pPr>
      <w:r>
        <w:t>Version：0.0</w:t>
      </w:r>
    </w:p>
    <w:p w14:paraId="704904D4" w14:textId="77777777" w:rsidR="00346D64" w:rsidRPr="00346D64" w:rsidRDefault="00346D64" w:rsidP="00346D64"/>
    <w:p w14:paraId="0B8409A3" w14:textId="77777777" w:rsidR="00346D64" w:rsidRDefault="00346D64" w:rsidP="00366E93">
      <w:pPr>
        <w:pStyle w:val="2"/>
      </w:pPr>
      <w:r w:rsidRPr="00346D64">
        <w:rPr>
          <w:rFonts w:hint="eastAsia"/>
        </w:rPr>
        <w:t>本ドキュメントの目的</w:t>
      </w:r>
    </w:p>
    <w:p w14:paraId="3688AA7B" w14:textId="77777777" w:rsidR="00346D64" w:rsidRDefault="00346D64" w:rsidP="00346D64">
      <w:r>
        <w:rPr>
          <w:rFonts w:hint="eastAsia"/>
        </w:rPr>
        <w:t>本ドキュメントは、</w:t>
      </w:r>
      <w:r>
        <w:t>Word形式（.docx）文</w:t>
      </w:r>
      <w:r w:rsidRPr="00346D64">
        <w:t>書の構造要素を網羅的に確認・解析するためのテストデータである。段落、改行、フォント、装飾、表、画像、ハイパーリンク、脚注、コメント、メタ情報など、Wordが持つ多様な構造を意図的に配置し、それぞれがどのようなXMLタグ・スタイル・属性として</w:t>
      </w:r>
      <w:r>
        <w:t>表現されるかを確認できるよう設計している</w:t>
      </w:r>
      <w:r w:rsidRPr="00346D64">
        <w:t>。</w:t>
      </w:r>
    </w:p>
    <w:p w14:paraId="783A4A32" w14:textId="77777777" w:rsidR="00346D64" w:rsidRDefault="00346D64" w:rsidP="00346D64">
      <w:r>
        <w:rPr>
          <w:rFonts w:hint="eastAsia"/>
        </w:rPr>
        <w:t>この文書の主な目的は以下の</w:t>
      </w:r>
      <w:r>
        <w:t>3点である。</w:t>
      </w:r>
    </w:p>
    <w:p w14:paraId="23996F69" w14:textId="623722AE" w:rsidR="00346D64" w:rsidRDefault="00346D64" w:rsidP="00346D64">
      <w:pPr>
        <w:pStyle w:val="a9"/>
        <w:numPr>
          <w:ilvl w:val="0"/>
          <w:numId w:val="2"/>
        </w:numPr>
        <w:ind w:firstLineChars="0"/>
      </w:pPr>
      <w:r>
        <w:t>文書解析エンジンの検証</w:t>
      </w:r>
    </w:p>
    <w:p w14:paraId="5053D31B" w14:textId="77777777" w:rsidR="00346D64" w:rsidRDefault="00346D64" w:rsidP="00346D64">
      <w:r>
        <w:t xml:space="preserve">Word文書を構造的に読み解くパーサや変換ツール（例：Python-docx, mammoth, </w:t>
      </w:r>
      <w:proofErr w:type="spellStart"/>
      <w:r>
        <w:t>pandoc</w:t>
      </w:r>
      <w:proofErr w:type="spellEnd"/>
      <w:r>
        <w:t>など）が、　すべての構造要素を正確に抽出・識別できるかを確認する。</w:t>
      </w:r>
    </w:p>
    <w:p w14:paraId="3AD682FC" w14:textId="576F353B" w:rsidR="00346D64" w:rsidRDefault="00346D64" w:rsidP="00346D64">
      <w:pPr>
        <w:pStyle w:val="a9"/>
        <w:numPr>
          <w:ilvl w:val="0"/>
          <w:numId w:val="2"/>
        </w:numPr>
        <w:ind w:firstLineChars="0"/>
      </w:pPr>
      <w:r>
        <w:t>フォーマット変換・再構成処理のテスト</w:t>
      </w:r>
    </w:p>
    <w:p w14:paraId="526BBEA9" w14:textId="77777777" w:rsidR="00346D64" w:rsidRDefault="00346D64" w:rsidP="00346D64">
      <w:r>
        <w:t>Word → HTML / Markdown / XML / PDF などの変換処理において、段落構造、見出し階層、リストや表の整形、改行・空行の扱いが崩れないかを検証する。</w:t>
      </w:r>
    </w:p>
    <w:p w14:paraId="0A7E2D51" w14:textId="57598948" w:rsidR="00346D64" w:rsidRDefault="00346D64" w:rsidP="00346D64">
      <w:pPr>
        <w:pStyle w:val="a9"/>
        <w:numPr>
          <w:ilvl w:val="0"/>
          <w:numId w:val="2"/>
        </w:numPr>
        <w:ind w:firstLineChars="0"/>
      </w:pPr>
      <w:r>
        <w:t>機械学習・RAG前処理の安定性評価</w:t>
      </w:r>
    </w:p>
    <w:p w14:paraId="259D40B0" w14:textId="77777777" w:rsidR="00346D64" w:rsidRDefault="00346D64" w:rsidP="00346D64">
      <w:r>
        <w:rPr>
          <w:rFonts w:hint="eastAsia"/>
        </w:rPr>
        <w:t>文書をテキスト化してチャンク分割・意味埋め込みを行う際、スタイルや構造の差異がどのように抽出結果へ影響するかを測定する。</w:t>
      </w:r>
    </w:p>
    <w:p w14:paraId="1CC765A0" w14:textId="77777777" w:rsidR="00346D64" w:rsidRDefault="00346D64" w:rsidP="00346D64">
      <w:r>
        <w:rPr>
          <w:rFonts w:hint="eastAsia"/>
        </w:rPr>
        <w:t>さらに、各章・各節では次のような観点で確認を行う：</w:t>
      </w:r>
    </w:p>
    <w:p w14:paraId="65DE7827" w14:textId="77777777" w:rsidR="00492B87" w:rsidRDefault="00346D64" w:rsidP="00492B87">
      <w:pPr>
        <w:pStyle w:val="a9"/>
        <w:numPr>
          <w:ilvl w:val="0"/>
          <w:numId w:val="3"/>
        </w:numPr>
        <w:ind w:firstLineChars="0"/>
      </w:pPr>
      <w:r>
        <w:t>第２章</w:t>
      </w:r>
      <w:r>
        <w:rPr>
          <w:rFonts w:hint="eastAsia"/>
        </w:rPr>
        <w:t>〜第４章：文書の物理的構造（段落、フォント、装飾、リスト、表、画像など）</w:t>
      </w:r>
    </w:p>
    <w:p w14:paraId="6CA117AD" w14:textId="77777777" w:rsidR="00492B87" w:rsidRDefault="00346D64" w:rsidP="00492B87">
      <w:pPr>
        <w:pStyle w:val="a9"/>
        <w:numPr>
          <w:ilvl w:val="0"/>
          <w:numId w:val="3"/>
        </w:numPr>
        <w:ind w:firstLineChars="0"/>
      </w:pPr>
      <w:r>
        <w:t>第５章</w:t>
      </w:r>
      <w:r>
        <w:rPr>
          <w:rFonts w:hint="eastAsia"/>
        </w:rPr>
        <w:t>〜第７章：文書の論理的・メタ的構造（リンク、脚注、テキストボック</w:t>
      </w:r>
      <w:r>
        <w:rPr>
          <w:rFonts w:hint="eastAsia"/>
        </w:rPr>
        <w:lastRenderedPageBreak/>
        <w:t>ス、コメント、メタ情報など）</w:t>
      </w:r>
    </w:p>
    <w:p w14:paraId="790ACDF1" w14:textId="3FEC7068" w:rsidR="00346D64" w:rsidRDefault="00346D64" w:rsidP="00492B87">
      <w:pPr>
        <w:pStyle w:val="a9"/>
        <w:numPr>
          <w:ilvl w:val="0"/>
          <w:numId w:val="3"/>
        </w:numPr>
        <w:ind w:firstLineChars="0"/>
      </w:pPr>
      <w:r>
        <w:t>第5章：特に日本語特有の要素（縦書き、段組、ルビ、禁則処理）を対象とする</w:t>
      </w:r>
    </w:p>
    <w:p w14:paraId="5A190E11" w14:textId="2E8B7CE7" w:rsidR="00346D64" w:rsidRDefault="00346D64" w:rsidP="00346D64">
      <w:r>
        <w:rPr>
          <w:rFonts w:hint="eastAsia"/>
        </w:rPr>
        <w:t>本ドキュメントを用いることで、解析ロジックの堅牢性、構造保持性、再現性を体系的に確認できる。また、構文的に意図的なゆらぎ（例：番号形式の不統一、フォント混在、改行と段落の混在）を含むため、ツールのエラー検出精度や自動補正能力を評価するテストデータとしても有用である。</w:t>
      </w:r>
    </w:p>
    <w:p w14:paraId="134F9FE7" w14:textId="77777777" w:rsidR="00366E93" w:rsidRPr="00346D64" w:rsidRDefault="00366E93" w:rsidP="00346D64"/>
    <w:p w14:paraId="5E121834" w14:textId="157B9FFC" w:rsidR="00346D64" w:rsidRDefault="00492B87" w:rsidP="00366E93">
      <w:pPr>
        <w:pStyle w:val="2"/>
      </w:pPr>
      <w:bookmarkStart w:id="0" w:name="_段落構造の確認"/>
      <w:bookmarkEnd w:id="0"/>
      <w:r w:rsidRPr="00492B87">
        <w:rPr>
          <w:rFonts w:hint="eastAsia"/>
        </w:rPr>
        <w:t>段落構造の確認</w:t>
      </w:r>
    </w:p>
    <w:p w14:paraId="46FB5B46" w14:textId="3F3F1949" w:rsidR="00346D64" w:rsidRDefault="00366E93" w:rsidP="00366E93">
      <w:pPr>
        <w:pStyle w:val="3"/>
      </w:pPr>
      <w:r w:rsidRPr="00366E93">
        <w:rPr>
          <w:rFonts w:hint="eastAsia"/>
        </w:rPr>
        <w:t>段落と改行の動作</w:t>
      </w:r>
    </w:p>
    <w:p w14:paraId="40323450" w14:textId="72B9CEF2" w:rsidR="00366E93" w:rsidRDefault="00366E93" w:rsidP="00366E93">
      <w:r>
        <w:rPr>
          <w:rFonts w:hint="eastAsia"/>
        </w:rPr>
        <w:t>これは最初の段落です。空の行を入れず、文が続く状態で自然に改行が行われる様子を確認します。文章が長くなると自動的に行が折り返されますが、段落は一つのままです。この文は改行されても、構造上は同じ段落に含まれています。</w:t>
      </w:r>
    </w:p>
    <w:p w14:paraId="67F2F423" w14:textId="5D451A6A" w:rsidR="00366E93" w:rsidRDefault="00366E93" w:rsidP="00366E93">
      <w:r>
        <w:rPr>
          <w:rFonts w:hint="eastAsia"/>
        </w:rPr>
        <w:t>これは二つ目の段落です。ここでは文末で</w:t>
      </w:r>
      <w:r>
        <w:t xml:space="preserve"> Enter キーを押して段落を区切っています。前の段落とは独立した構造になります。見た目は似ていますが、Word内部では &lt;</w:t>
      </w:r>
      <w:proofErr w:type="spellStart"/>
      <w:r>
        <w:t>w:p</w:t>
      </w:r>
      <w:proofErr w:type="spellEnd"/>
      <w:r>
        <w:t>&gt; が新しく生成されています。</w:t>
      </w:r>
    </w:p>
    <w:p w14:paraId="47808526" w14:textId="77777777" w:rsidR="00366E93" w:rsidRDefault="00366E93" w:rsidP="00366E93">
      <w:r>
        <w:rPr>
          <w:rFonts w:hint="eastAsia"/>
        </w:rPr>
        <w:t>これは三つ目の段落です。ここでは途中に</w:t>
      </w:r>
      <w:r>
        <w:t xml:space="preserve"> </w:t>
      </w:r>
      <w:proofErr w:type="spellStart"/>
      <w:r>
        <w:t>Shift+Enter</w:t>
      </w:r>
      <w:proofErr w:type="spellEnd"/>
      <w:r>
        <w:t>（ソフトリターン）を使用します。</w:t>
      </w:r>
      <w:r>
        <w:br/>
      </w:r>
      <w:r>
        <w:rPr>
          <w:rFonts w:hint="eastAsia"/>
        </w:rPr>
        <w:t>この文の途中で行を分けています。</w:t>
      </w:r>
      <w:r>
        <w:br/>
      </w:r>
      <w:r>
        <w:rPr>
          <w:rFonts w:hint="eastAsia"/>
        </w:rPr>
        <w:t>このように見た目は改行されていますが、実際には同じ段落内に含まれています。</w:t>
      </w:r>
    </w:p>
    <w:p w14:paraId="6E43D0FC" w14:textId="2880D0CF" w:rsidR="00366E93" w:rsidRDefault="00366E93" w:rsidP="00366E93">
      <w:r>
        <w:rPr>
          <w:rFonts w:hint="eastAsia"/>
        </w:rPr>
        <w:t>以下は空行を挟んだ例です。</w:t>
      </w:r>
    </w:p>
    <w:p w14:paraId="0E8D40B4" w14:textId="77777777" w:rsidR="00366E93" w:rsidRDefault="00366E93" w:rsidP="00366E93"/>
    <w:p w14:paraId="478B915B" w14:textId="07302287" w:rsidR="00366E93" w:rsidRDefault="00366E93" w:rsidP="00366E93">
      <w:r>
        <w:rPr>
          <w:rFonts w:hint="eastAsia"/>
        </w:rPr>
        <w:t>(空行)</w:t>
      </w:r>
    </w:p>
    <w:p w14:paraId="7DE55C27" w14:textId="77777777" w:rsidR="00366E93" w:rsidRDefault="00366E93" w:rsidP="00366E93"/>
    <w:p w14:paraId="6394F7B3" w14:textId="3AB54118" w:rsidR="00366E93" w:rsidRPr="00366E93" w:rsidRDefault="00366E93" w:rsidP="00366E93">
      <w:r>
        <w:rPr>
          <w:rFonts w:hint="eastAsia"/>
        </w:rPr>
        <w:t>この段落は前の文と間に空白行を入れて始まります。改行ではなく、段落が</w:t>
      </w:r>
      <w:r>
        <w:t>1つ完全に空になっている状態です。段落抽出ロジックがこれを空段落として認識するかを確認できます。</w:t>
      </w:r>
    </w:p>
    <w:p w14:paraId="1C6CB216" w14:textId="25250D02" w:rsidR="00346D64" w:rsidRDefault="00366E93" w:rsidP="00366E93">
      <w:pPr>
        <w:pStyle w:val="3"/>
      </w:pPr>
      <w:r w:rsidRPr="00366E93">
        <w:rPr>
          <w:rFonts w:hint="eastAsia"/>
        </w:rPr>
        <w:lastRenderedPageBreak/>
        <w:t>ページ分割と段落の継続</w:t>
      </w:r>
    </w:p>
    <w:p w14:paraId="283C2C61" w14:textId="0CBA7466" w:rsidR="00366E93" w:rsidRDefault="00366E93" w:rsidP="00366E93">
      <w:r>
        <w:rPr>
          <w:rFonts w:hint="eastAsia"/>
        </w:rPr>
        <w:t>この段落はページを跨ぐ際に段落が途切れずに続くかどうかを確認するために、あえて必要な量だけの長文を配置します。段落はひとつのままであり、改ページをしても論理的には連続しています。これは一文目の続きです。これは二文目です。これは三文目です。これは四文目です。これは五文目です。これは六文目です。これは七文目です。これは八文目です。これは九文目です。これは十文目です。ページの境界を越えても段落が分割されないように長さを調整します。これにより、自動改ページが入っても内部的に</w:t>
      </w:r>
      <w:r>
        <w:t xml:space="preserve"> &lt;</w:t>
      </w:r>
      <w:proofErr w:type="spellStart"/>
      <w:r>
        <w:t>w:p</w:t>
      </w:r>
      <w:proofErr w:type="spellEnd"/>
      <w:r>
        <w:t>&gt; がひとつで</w:t>
      </w:r>
      <w:r>
        <w:rPr>
          <w:rFonts w:hint="eastAsia"/>
        </w:rPr>
        <w:t>あることを確認できます。</w:t>
      </w:r>
    </w:p>
    <w:p w14:paraId="2F3C6A40" w14:textId="381FA185" w:rsidR="00346D64" w:rsidRDefault="00366E93" w:rsidP="00366E93">
      <w:pPr>
        <w:pStyle w:val="3"/>
      </w:pPr>
      <w:r w:rsidRPr="00366E93">
        <w:rPr>
          <w:rFonts w:hint="eastAsia"/>
        </w:rPr>
        <w:t>段落スタイルの違い</w:t>
      </w:r>
    </w:p>
    <w:p w14:paraId="586E4C9A" w14:textId="3470FEEE" w:rsidR="00366E93" w:rsidRDefault="00366E93" w:rsidP="00366E93">
      <w:r>
        <w:rPr>
          <w:rFonts w:hint="eastAsia"/>
        </w:rPr>
        <w:t>これは標準段落です。一般的な文書で使われる最も基本的な形式です。</w:t>
      </w:r>
    </w:p>
    <w:p w14:paraId="1A7D90FB" w14:textId="77777777" w:rsidR="00366E93" w:rsidRDefault="00366E93" w:rsidP="00366E93">
      <w:pPr>
        <w:pStyle w:val="a7"/>
      </w:pPr>
      <w:r>
        <w:rPr>
          <w:rFonts w:hint="eastAsia"/>
        </w:rPr>
        <w:t>これは引用スタイルの段落です。少し字下げされ、フォントサイズや色が異なることがあります。引用符を伴う段落として認識されることを確認します。</w:t>
      </w:r>
    </w:p>
    <w:p w14:paraId="429ECBF0" w14:textId="5E27D46C" w:rsidR="00366E93" w:rsidRDefault="00366E93" w:rsidP="00366E93">
      <w:pPr>
        <w:ind w:firstLineChars="0" w:firstLine="0"/>
      </w:pPr>
      <w:r>
        <w:rPr>
          <w:rFonts w:hint="eastAsia"/>
        </w:rPr>
        <w:t xml:space="preserve">　地の文を挿入しています。</w:t>
      </w:r>
    </w:p>
    <w:p w14:paraId="68795A41" w14:textId="4F31BFFA" w:rsidR="00366E93" w:rsidRDefault="00366E93" w:rsidP="00366E93">
      <w:pPr>
        <w:pStyle w:val="a9"/>
        <w:numPr>
          <w:ilvl w:val="0"/>
          <w:numId w:val="4"/>
        </w:numPr>
        <w:ind w:firstLineChars="0"/>
      </w:pPr>
      <w:r>
        <w:rPr>
          <w:rFonts w:hint="eastAsia"/>
        </w:rPr>
        <w:t>これは箇条書きの一行目です。</w:t>
      </w:r>
    </w:p>
    <w:p w14:paraId="4B20AFA7" w14:textId="77777777" w:rsidR="00366E93" w:rsidRDefault="00366E93" w:rsidP="00366E93">
      <w:pPr>
        <w:pStyle w:val="a9"/>
        <w:numPr>
          <w:ilvl w:val="0"/>
          <w:numId w:val="4"/>
        </w:numPr>
        <w:ind w:firstLineChars="0"/>
      </w:pPr>
      <w:r>
        <w:rPr>
          <w:rFonts w:hint="eastAsia"/>
        </w:rPr>
        <w:t>これは箇条書きの二行目です。</w:t>
      </w:r>
    </w:p>
    <w:p w14:paraId="211DA869" w14:textId="77777777" w:rsidR="00366E93" w:rsidRDefault="00366E93" w:rsidP="00366E93">
      <w:pPr>
        <w:pStyle w:val="a9"/>
        <w:numPr>
          <w:ilvl w:val="0"/>
          <w:numId w:val="4"/>
        </w:numPr>
        <w:ind w:firstLineChars="0"/>
      </w:pPr>
      <w:r>
        <w:rPr>
          <w:rFonts w:hint="eastAsia"/>
        </w:rPr>
        <w:t>これは箇条書きの三行目です。</w:t>
      </w:r>
    </w:p>
    <w:p w14:paraId="63F7306D" w14:textId="59AFFAB4" w:rsidR="00366E93" w:rsidRDefault="00366E93" w:rsidP="00366E93">
      <w:r>
        <w:rPr>
          <w:rFonts w:hint="eastAsia"/>
        </w:rPr>
        <w:t>地の文を挿入しています。</w:t>
      </w:r>
    </w:p>
    <w:p w14:paraId="5CF05E03" w14:textId="77777777" w:rsidR="00366E93" w:rsidRDefault="00366E93" w:rsidP="00366E93">
      <w:pPr>
        <w:pStyle w:val="a9"/>
        <w:numPr>
          <w:ilvl w:val="0"/>
          <w:numId w:val="5"/>
        </w:numPr>
        <w:ind w:firstLineChars="0"/>
      </w:pPr>
      <w:r w:rsidRPr="00366E93">
        <w:rPr>
          <w:rFonts w:hint="eastAsia"/>
        </w:rPr>
        <w:t>これは番号付きリストの一項目です。</w:t>
      </w:r>
    </w:p>
    <w:p w14:paraId="7980D9B7" w14:textId="71CD4E98" w:rsidR="00366E93" w:rsidRDefault="00366E93" w:rsidP="00366E93">
      <w:pPr>
        <w:pStyle w:val="a9"/>
        <w:numPr>
          <w:ilvl w:val="0"/>
          <w:numId w:val="5"/>
        </w:numPr>
        <w:ind w:firstLineChars="0"/>
      </w:pPr>
      <w:r w:rsidRPr="00366E93">
        <w:rPr>
          <w:rFonts w:hint="eastAsia"/>
        </w:rPr>
        <w:t>これは番号付きリストの二項目です。</w:t>
      </w:r>
    </w:p>
    <w:p w14:paraId="13ED1778" w14:textId="468F20C3" w:rsidR="00366E93" w:rsidRDefault="00366E93" w:rsidP="00366E93">
      <w:pPr>
        <w:pStyle w:val="a9"/>
        <w:numPr>
          <w:ilvl w:val="0"/>
          <w:numId w:val="5"/>
        </w:numPr>
        <w:ind w:firstLineChars="0"/>
      </w:pPr>
      <w:r>
        <w:rPr>
          <w:rFonts w:hint="eastAsia"/>
        </w:rPr>
        <w:t>これは番号付きリストの三項目です。</w:t>
      </w:r>
    </w:p>
    <w:p w14:paraId="6BBB33D7" w14:textId="77777777" w:rsidR="00366E93" w:rsidRDefault="00366E93" w:rsidP="00366E93">
      <w:r>
        <w:rPr>
          <w:rFonts w:hint="eastAsia"/>
        </w:rPr>
        <w:t>【注】次の段落ではフォントやスタイルを混在させます。</w:t>
      </w:r>
    </w:p>
    <w:p w14:paraId="7FEB2554" w14:textId="604B86B0" w:rsidR="00366E93" w:rsidRDefault="00366E93" w:rsidP="00366E93">
      <w:r>
        <w:rPr>
          <w:rFonts w:hint="eastAsia"/>
        </w:rPr>
        <w:t>この文は標準スタイルです。</w:t>
      </w:r>
      <w:r w:rsidRPr="00366E93">
        <w:rPr>
          <w:rFonts w:hint="eastAsia"/>
          <w:b/>
          <w:bCs/>
        </w:rPr>
        <w:t>この部分は太字です</w:t>
      </w:r>
      <w:r>
        <w:rPr>
          <w:rFonts w:hint="eastAsia"/>
        </w:rPr>
        <w:t>。</w:t>
      </w:r>
      <w:r>
        <w:t xml:space="preserve"> </w:t>
      </w:r>
      <w:r w:rsidRPr="00366E93">
        <w:rPr>
          <w:i/>
          <w:iCs/>
        </w:rPr>
        <w:t>この部分は斜体です</w:t>
      </w:r>
      <w:r>
        <w:t>。</w:t>
      </w:r>
      <w:r w:rsidRPr="003E6BB1">
        <w:rPr>
          <w:rFonts w:hint="eastAsia"/>
          <w:u w:val="single"/>
        </w:rPr>
        <w:t>この部分は下線＋取り消し線です</w:t>
      </w:r>
      <w:r>
        <w:rPr>
          <w:rFonts w:hint="eastAsia"/>
        </w:rPr>
        <w:t>。</w:t>
      </w:r>
      <w:r w:rsidR="003E6BB1" w:rsidRPr="003E6BB1">
        <w:rPr>
          <w:rFonts w:hint="eastAsia"/>
          <w:strike/>
          <w:color w:val="EE0000"/>
        </w:rPr>
        <w:t>この部分は赤文字＋取り消し線です</w:t>
      </w:r>
      <w:r w:rsidR="003E6BB1">
        <w:rPr>
          <w:rFonts w:hint="eastAsia"/>
        </w:rPr>
        <w:t>。</w:t>
      </w:r>
      <w:r w:rsidR="008D73A4" w:rsidRPr="008D73A4">
        <w:rPr>
          <w:rFonts w:hint="eastAsia"/>
        </w:rPr>
        <w:t>この文の中で、フォントの種類や装飾が変化しても、同一段落として扱われることを確認します。</w:t>
      </w:r>
    </w:p>
    <w:p w14:paraId="35679349" w14:textId="618A394D" w:rsidR="003E6BB1" w:rsidRDefault="003E6BB1">
      <w:pPr>
        <w:widowControl/>
        <w:spacing w:afterLines="0" w:after="160" w:line="259" w:lineRule="auto"/>
        <w:ind w:firstLineChars="0" w:firstLine="0"/>
      </w:pPr>
      <w:r>
        <w:br w:type="page"/>
      </w:r>
    </w:p>
    <w:p w14:paraId="41BFA1DB" w14:textId="59900D2C" w:rsidR="00346D64" w:rsidRDefault="003E6BB1" w:rsidP="00366E93">
      <w:pPr>
        <w:pStyle w:val="2"/>
      </w:pPr>
      <w:r w:rsidRPr="003E6BB1">
        <w:rPr>
          <w:rFonts w:hint="eastAsia"/>
        </w:rPr>
        <w:lastRenderedPageBreak/>
        <w:t>フォントと文字装飾の確認</w:t>
      </w:r>
    </w:p>
    <w:p w14:paraId="3D53874D" w14:textId="77777777" w:rsidR="008D73A4" w:rsidRDefault="008D73A4" w:rsidP="003E6BB1">
      <w:pPr>
        <w:pStyle w:val="3"/>
      </w:pPr>
      <w:r w:rsidRPr="008D73A4">
        <w:rPr>
          <w:rFonts w:hint="eastAsia"/>
        </w:rPr>
        <w:t>フォント種別とサイズ</w:t>
      </w:r>
    </w:p>
    <w:p w14:paraId="0D0625EA" w14:textId="71503079" w:rsidR="008D73A4" w:rsidRPr="008D73A4" w:rsidRDefault="008D73A4" w:rsidP="008D73A4">
      <w:r w:rsidRPr="008D73A4">
        <w:rPr>
          <w:rFonts w:ascii="ＭＳ ゴシック" w:eastAsia="ＭＳ ゴシック" w:hAnsi="ＭＳ ゴシック"/>
        </w:rPr>
        <w:t>この文は MS ゴシックで書かれています。日本語の横線の太さが均一で、やや機械的な印象になります。</w:t>
      </w:r>
      <w:r w:rsidRPr="008D73A4">
        <w:br/>
      </w:r>
      <w:r>
        <w:rPr>
          <w:rFonts w:ascii="Times New Roman" w:hAnsi="Times New Roman" w:cs="Times New Roman" w:hint="eastAsia"/>
        </w:rPr>
        <w:t xml:space="preserve">　</w:t>
      </w:r>
      <w:r w:rsidRPr="008D73A4">
        <w:rPr>
          <w:rFonts w:ascii="Times New Roman" w:hAnsi="Times New Roman" w:cs="Times New Roman"/>
        </w:rPr>
        <w:t xml:space="preserve">This sentence is written in </w:t>
      </w:r>
      <w:r w:rsidRPr="008D73A4">
        <w:rPr>
          <w:rFonts w:ascii="Times New Roman" w:hAnsi="Times New Roman" w:cs="Times New Roman"/>
          <w:b/>
          <w:bCs/>
        </w:rPr>
        <w:t>Times New Roman</w:t>
      </w:r>
      <w:r w:rsidRPr="008D73A4">
        <w:rPr>
          <w:rFonts w:ascii="Times New Roman" w:hAnsi="Times New Roman" w:cs="Times New Roman"/>
        </w:rPr>
        <w:t>, which has variable stroke width and elegant curvature.</w:t>
      </w:r>
      <w:r w:rsidRPr="008D73A4">
        <w:br/>
      </w:r>
      <w:r>
        <w:rPr>
          <w:rFonts w:ascii="Meiryo UI" w:eastAsia="Meiryo UI" w:hAnsi="Meiryo UI" w:hint="eastAsia"/>
        </w:rPr>
        <w:t xml:space="preserve">　こ</w:t>
      </w:r>
      <w:r w:rsidRPr="008D73A4">
        <w:rPr>
          <w:rFonts w:ascii="Meiryo UI" w:eastAsia="Meiryo UI" w:hAnsi="Meiryo UI"/>
        </w:rPr>
        <w:t xml:space="preserve">の文は </w:t>
      </w:r>
      <w:proofErr w:type="spellStart"/>
      <w:r w:rsidRPr="008D73A4">
        <w:rPr>
          <w:rFonts w:ascii="Meiryo UI" w:eastAsia="Meiryo UI" w:hAnsi="Meiryo UI"/>
        </w:rPr>
        <w:t>Meiryo</w:t>
      </w:r>
      <w:proofErr w:type="spellEnd"/>
      <w:r w:rsidRPr="008D73A4">
        <w:rPr>
          <w:rFonts w:ascii="Meiryo UI" w:eastAsia="Meiryo UI" w:hAnsi="Meiryo UI"/>
        </w:rPr>
        <w:t xml:space="preserve"> UI です。読みやすく、スクリーン表示に最適化されています。</w:t>
      </w:r>
      <w:r w:rsidRPr="008D73A4">
        <w:br/>
      </w:r>
      <w:r w:rsidRPr="008D73A4">
        <w:rPr>
          <w:rFonts w:hint="eastAsia"/>
          <w:szCs w:val="22"/>
        </w:rPr>
        <w:t xml:space="preserve">　ここからフォントサイズを変更します。</w:t>
      </w:r>
      <w:r w:rsidRPr="008D73A4">
        <w:rPr>
          <w:sz w:val="24"/>
        </w:rPr>
        <w:t>１２ポイントの文字はやや大きく見えます。</w:t>
      </w:r>
      <w:r w:rsidRPr="008D73A4">
        <w:rPr>
          <w:sz w:val="20"/>
          <w:szCs w:val="21"/>
        </w:rPr>
        <w:t>１０ポイントは少し小さく、文が詰まって見えます。</w:t>
      </w:r>
      <w:r w:rsidRPr="008D73A4">
        <w:rPr>
          <w:sz w:val="28"/>
          <w:szCs w:val="32"/>
        </w:rPr>
        <w:t>１４ポイントにすると見出しとしても使える大きさになります。</w:t>
      </w:r>
    </w:p>
    <w:p w14:paraId="474C0459" w14:textId="2606C834" w:rsidR="008D73A4" w:rsidRDefault="008D73A4" w:rsidP="003E6BB1">
      <w:pPr>
        <w:pStyle w:val="3"/>
      </w:pPr>
      <w:r w:rsidRPr="008D73A4">
        <w:rPr>
          <w:rFonts w:hint="eastAsia"/>
        </w:rPr>
        <w:t>文字装飾のバリエーション</w:t>
      </w:r>
    </w:p>
    <w:p w14:paraId="281E8378" w14:textId="054198AC" w:rsidR="008D73A4" w:rsidRDefault="008D73A4" w:rsidP="008D73A4">
      <w:r>
        <w:rPr>
          <w:rFonts w:hint="eastAsia"/>
        </w:rPr>
        <w:t>この文は通常のテキストです。</w:t>
      </w:r>
      <w:r w:rsidRPr="008D73A4">
        <w:rPr>
          <w:rFonts w:hint="eastAsia"/>
          <w:b/>
          <w:bCs/>
        </w:rPr>
        <w:t>この部分は太字です</w:t>
      </w:r>
      <w:r>
        <w:rPr>
          <w:rFonts w:hint="eastAsia"/>
        </w:rPr>
        <w:t>。</w:t>
      </w:r>
      <w:r w:rsidRPr="008D73A4">
        <w:rPr>
          <w:rFonts w:hint="eastAsia"/>
          <w:i/>
          <w:iCs/>
        </w:rPr>
        <w:t>この部分は斜体です</w:t>
      </w:r>
      <w:r>
        <w:rPr>
          <w:rFonts w:hint="eastAsia"/>
        </w:rPr>
        <w:t>。</w:t>
      </w:r>
      <w:r w:rsidRPr="008D73A4">
        <w:rPr>
          <w:u w:val="single"/>
        </w:rPr>
        <w:t>この部分は下線です。</w:t>
      </w:r>
      <w:r w:rsidRPr="008D73A4">
        <w:rPr>
          <w:strike/>
        </w:rPr>
        <w:t>この部分は打消し線です。</w:t>
      </w:r>
      <w:r>
        <w:rPr>
          <w:rFonts w:hint="eastAsia"/>
        </w:rPr>
        <w:t>この文では</w:t>
      </w:r>
      <w:r>
        <w:t>H</w:t>
      </w:r>
      <w:r w:rsidRPr="008D73A4">
        <w:rPr>
          <w:vertAlign w:val="subscript"/>
        </w:rPr>
        <w:t>2</w:t>
      </w:r>
      <w:r>
        <w:t>Oのように下付き文字が含まれています。</w:t>
      </w:r>
    </w:p>
    <w:p w14:paraId="35A65BBA" w14:textId="6D7FB50A" w:rsidR="008D73A4" w:rsidRDefault="008D73A4" w:rsidP="008D73A4">
      <w:r>
        <w:rPr>
          <w:rFonts w:hint="eastAsia"/>
        </w:rPr>
        <w:t>また、</w:t>
      </w:r>
      <w:r>
        <w:t>E=mc</w:t>
      </w:r>
      <w:r w:rsidRPr="008D73A4">
        <w:rPr>
          <w:vertAlign w:val="superscript"/>
        </w:rPr>
        <w:t>2</w:t>
      </w:r>
      <w:r>
        <w:t>のように上付き文字も含まれています。</w:t>
      </w:r>
      <w:r>
        <w:rPr>
          <w:rFonts w:hint="eastAsia"/>
        </w:rPr>
        <w:t xml:space="preserve">これは前後に半角空白を入れたパターンの </w:t>
      </w:r>
      <w:r>
        <w:t>E=mc</w:t>
      </w:r>
      <w:r w:rsidRPr="008D73A4">
        <w:rPr>
          <w:vertAlign w:val="superscript"/>
        </w:rPr>
        <w:t>2</w:t>
      </w:r>
      <w:r>
        <w:rPr>
          <w:rFonts w:hint="eastAsia"/>
        </w:rPr>
        <w:t xml:space="preserve"> です。</w:t>
      </w:r>
    </w:p>
    <w:p w14:paraId="254DCA1C" w14:textId="774DBA73" w:rsidR="008D73A4" w:rsidRPr="008D73A4" w:rsidRDefault="008D73A4" w:rsidP="008D73A4">
      <w:r>
        <w:rPr>
          <w:rFonts w:hint="eastAsia"/>
        </w:rPr>
        <w:t>装飾が混在したときの扱いを確認します。</w:t>
      </w:r>
      <w:r>
        <w:rPr>
          <w:rFonts w:hint="eastAsia"/>
          <w:strike/>
          <w:color w:val="EE0000"/>
        </w:rPr>
        <w:t>打消し線</w:t>
      </w:r>
      <w:r w:rsidRPr="008D73A4">
        <w:rPr>
          <w:rFonts w:hint="eastAsia"/>
          <w:strike/>
          <w:color w:val="EE0000"/>
        </w:rPr>
        <w:t>と</w:t>
      </w:r>
      <w:r w:rsidRPr="008D73A4">
        <w:rPr>
          <w:strike/>
          <w:color w:val="EE0000"/>
        </w:rPr>
        <w:t xml:space="preserve"> </w:t>
      </w:r>
      <w:r>
        <w:rPr>
          <w:rFonts w:hint="eastAsia"/>
          <w:strike/>
          <w:color w:val="EE0000"/>
        </w:rPr>
        <w:t>赤字</w:t>
      </w:r>
      <w:r w:rsidRPr="008D73A4">
        <w:rPr>
          <w:strike/>
          <w:color w:val="EE0000"/>
        </w:rPr>
        <w:t xml:space="preserve"> を同時に使った場合</w:t>
      </w:r>
      <w:r w:rsidRPr="008D73A4">
        <w:rPr>
          <w:rFonts w:hint="eastAsia"/>
          <w:strike/>
          <w:color w:val="EE0000"/>
        </w:rPr>
        <w:t>をこの文で</w:t>
      </w:r>
      <w:r w:rsidRPr="008D73A4">
        <w:rPr>
          <w:strike/>
          <w:color w:val="EE0000"/>
        </w:rPr>
        <w:t>検証します</w:t>
      </w:r>
      <w:r>
        <w:t>。</w:t>
      </w:r>
    </w:p>
    <w:p w14:paraId="6DEF4B6B" w14:textId="5208196E" w:rsidR="008D73A4" w:rsidRDefault="008D73A4" w:rsidP="003E6BB1">
      <w:pPr>
        <w:pStyle w:val="3"/>
      </w:pPr>
      <w:r w:rsidRPr="008D73A4">
        <w:rPr>
          <w:rFonts w:hint="eastAsia"/>
        </w:rPr>
        <w:t>特殊文字・記号</w:t>
      </w:r>
    </w:p>
    <w:p w14:paraId="5C612831" w14:textId="37300C1F" w:rsidR="008D73A4" w:rsidRPr="008D73A4" w:rsidRDefault="008D73A4" w:rsidP="008D73A4">
      <w:r w:rsidRPr="008D73A4">
        <w:t>特殊文字を確認します。</w:t>
      </w:r>
      <w:r w:rsidRPr="008D73A4">
        <w:br/>
        <w:t>囲み文字：①②③④⑤⑥⑦⑧⑨⑩</w:t>
      </w:r>
      <w:r w:rsidRPr="008D73A4">
        <w:br/>
        <w:t>ローマ数字：</w:t>
      </w:r>
      <w:proofErr w:type="spellStart"/>
      <w:r w:rsidRPr="008D73A4">
        <w:t>ⅠⅡⅢⅣⅤⅥⅦⅧⅨⅩ</w:t>
      </w:r>
      <w:proofErr w:type="spellEnd"/>
      <w:r w:rsidRPr="008D73A4">
        <w:br/>
        <w:t>半角カナ：ﾊﾝｶｸｶﾅﾃｽﾄ</w:t>
      </w:r>
      <w:r w:rsidRPr="008D73A4">
        <w:br/>
        <w:t>通貨記号：¥ $ € £ ₩ ₫</w:t>
      </w:r>
      <w:r w:rsidRPr="008D73A4">
        <w:br/>
        <w:t>単位記号：℃ ㎏ ㎝ ㎡</w:t>
      </w:r>
      <w:r w:rsidRPr="008D73A4">
        <w:br/>
        <w:t>数式記号：± ≠ ≒ ∞ ∑ √ ∫ ∇ ∂ ∠ π</w:t>
      </w:r>
      <w:r w:rsidRPr="008D73A4">
        <w:br/>
        <w:t xml:space="preserve">絵文字・シンボル：★ ☆ ♪ ♫ ♬ </w:t>
      </w:r>
      <w:r w:rsidRPr="008D73A4">
        <w:rPr>
          <w:rFonts w:ascii="Segoe UI Emoji" w:hAnsi="Segoe UI Emoji" w:cs="Segoe UI Emoji"/>
        </w:rPr>
        <w:t>✨</w:t>
      </w:r>
      <w:r w:rsidRPr="008D73A4">
        <w:t xml:space="preserve"> </w:t>
      </w:r>
      <w:r w:rsidRPr="008D73A4">
        <w:rPr>
          <w:rFonts w:ascii="游明朝" w:eastAsia="游明朝" w:hAnsi="游明朝" w:cs="游明朝" w:hint="eastAsia"/>
        </w:rPr>
        <w:t>☀</w:t>
      </w:r>
      <w:r w:rsidRPr="008D73A4">
        <w:t xml:space="preserve"> </w:t>
      </w:r>
      <w:r w:rsidRPr="008D73A4">
        <w:rPr>
          <w:rFonts w:ascii="游明朝" w:eastAsia="游明朝" w:hAnsi="游明朝" w:cs="游明朝" w:hint="eastAsia"/>
        </w:rPr>
        <w:t>☁</w:t>
      </w:r>
      <w:r w:rsidRPr="008D73A4">
        <w:t xml:space="preserve"> </w:t>
      </w:r>
      <w:r w:rsidRPr="008D73A4">
        <w:rPr>
          <w:rFonts w:ascii="游明朝" w:eastAsia="游明朝" w:hAnsi="游明朝" w:cs="游明朝" w:hint="eastAsia"/>
        </w:rPr>
        <w:t>☂</w:t>
      </w:r>
      <w:r w:rsidRPr="008D73A4">
        <w:t xml:space="preserve"> </w:t>
      </w:r>
      <w:r w:rsidRPr="008D73A4">
        <w:rPr>
          <w:rFonts w:ascii="游明朝" w:eastAsia="游明朝" w:hAnsi="游明朝" w:cs="游明朝" w:hint="eastAsia"/>
        </w:rPr>
        <w:t>☃</w:t>
      </w:r>
      <w:r w:rsidRPr="008D73A4">
        <w:t xml:space="preserve"> </w:t>
      </w:r>
      <w:r w:rsidRPr="008D73A4">
        <w:rPr>
          <w:rFonts w:ascii="游明朝" w:eastAsia="游明朝" w:hAnsi="游明朝" w:cs="游明朝" w:hint="eastAsia"/>
        </w:rPr>
        <w:t>☎</w:t>
      </w:r>
      <w:r w:rsidRPr="008D73A4">
        <w:t xml:space="preserve"> </w:t>
      </w:r>
      <w:r w:rsidRPr="008D73A4">
        <w:rPr>
          <w:rFonts w:ascii="Segoe UI Emoji" w:hAnsi="Segoe UI Emoji" w:cs="Segoe UI Emoji"/>
        </w:rPr>
        <w:t>☕</w:t>
      </w:r>
      <w:r w:rsidRPr="008D73A4">
        <w:br/>
        <w:t>これらがフォントごとにどう表示されるかを比較し、特定のフォントで欠落や豆腐（□）が出ないかを確認します。</w:t>
      </w:r>
    </w:p>
    <w:p w14:paraId="3349FD33" w14:textId="029C0121" w:rsidR="008D73A4" w:rsidRDefault="00534FF1" w:rsidP="003E6BB1">
      <w:pPr>
        <w:pStyle w:val="3"/>
      </w:pPr>
      <w:r w:rsidRPr="00534FF1">
        <w:rPr>
          <w:rFonts w:hint="eastAsia"/>
        </w:rPr>
        <w:lastRenderedPageBreak/>
        <w:t>特殊記号の混在とレンダリング</w:t>
      </w:r>
    </w:p>
    <w:p w14:paraId="2EEFFBDE" w14:textId="77777777" w:rsidR="00534FF1" w:rsidRDefault="00534FF1" w:rsidP="00534FF1">
      <w:r>
        <w:rPr>
          <w:rFonts w:hint="eastAsia"/>
        </w:rPr>
        <w:t>全角と半角の記号を交互に並べます。</w:t>
      </w:r>
    </w:p>
    <w:p w14:paraId="1BAE4D03" w14:textId="6FC93AF5" w:rsidR="00534FF1" w:rsidRDefault="00534FF1" w:rsidP="00534FF1">
      <w:r>
        <w:rPr>
          <w:rFonts w:hint="eastAsia"/>
        </w:rPr>
        <w:t>＠</w:t>
      </w:r>
      <w:r>
        <w:t xml:space="preserve">@ ＃# ＄$ ％% ＆&amp; ＊* （( ）) 「" 」" 『' 』' 【[ 】] 〈&lt; 〉&gt; 《&lt;&lt; 》&gt;&gt; ￥¥ </w:t>
      </w:r>
      <w:r>
        <w:rPr>
          <w:rFonts w:hint="eastAsia"/>
        </w:rPr>
        <w:t>〜</w:t>
      </w:r>
      <w:r>
        <w:t>~ ＝= ＋+ −- ×x ÷/</w:t>
      </w:r>
    </w:p>
    <w:p w14:paraId="08CD2BEF" w14:textId="77777777" w:rsidR="00534FF1" w:rsidRDefault="00534FF1" w:rsidP="00534FF1">
      <w:r>
        <w:rPr>
          <w:rFonts w:hint="eastAsia"/>
        </w:rPr>
        <w:t>句読点と空白の間に半角スペースを混ぜて配置します。</w:t>
      </w:r>
      <w:r>
        <w:t xml:space="preserve"> ,　. , . 。 , 。 .</w:t>
      </w:r>
    </w:p>
    <w:p w14:paraId="421B1A02" w14:textId="77777777" w:rsidR="00534FF1" w:rsidRDefault="00534FF1" w:rsidP="00534FF1">
      <w:r>
        <w:rPr>
          <w:rFonts w:hint="eastAsia"/>
        </w:rPr>
        <w:t>この文では</w:t>
      </w:r>
      <w:r w:rsidRPr="00534FF1">
        <w:rPr>
          <w:rFonts w:ascii="ＭＳ ゴシック" w:eastAsia="ＭＳ ゴシック" w:hAnsi="ＭＳ ゴシック" w:hint="eastAsia"/>
        </w:rPr>
        <w:t>フォント</w:t>
      </w:r>
      <w:r w:rsidRPr="00534FF1">
        <w:rPr>
          <w:rFonts w:ascii="Meiryo UI" w:eastAsia="Meiryo UI" w:hAnsi="Meiryo UI" w:hint="eastAsia"/>
        </w:rPr>
        <w:t>を切り替え</w:t>
      </w:r>
      <w:r w:rsidRPr="00534FF1">
        <w:rPr>
          <w:rFonts w:ascii="ＭＳ ゴシック" w:eastAsia="ＭＳ ゴシック" w:hAnsi="ＭＳ ゴシック" w:hint="eastAsia"/>
        </w:rPr>
        <w:t>ながら</w:t>
      </w:r>
      <w:r>
        <w:rPr>
          <w:rFonts w:hint="eastAsia"/>
        </w:rPr>
        <w:t>記号を連続して配置し、レンダリング時の位置ずれや高さの違いを確認します。</w:t>
      </w:r>
    </w:p>
    <w:p w14:paraId="24C1A2AF" w14:textId="77777777" w:rsidR="00534FF1" w:rsidRDefault="00534FF1" w:rsidP="00534FF1">
      <w:r>
        <w:rPr>
          <w:rFonts w:hint="eastAsia"/>
        </w:rPr>
        <w:t>記号フォント（</w:t>
      </w:r>
      <w:r>
        <w:t>Symbol, Wingdings）などを使用した場合、互換性のない文字が置き換えられる可能性があります。</w:t>
      </w:r>
    </w:p>
    <w:p w14:paraId="08A9909D" w14:textId="4F7FD5B6" w:rsidR="00534FF1" w:rsidRPr="00534FF1" w:rsidRDefault="00534FF1" w:rsidP="00534FF1">
      <w:r>
        <w:rPr>
          <w:rFonts w:hint="eastAsia"/>
        </w:rPr>
        <w:t>また、フォント切り替え時のベースライン揃えが保たれているかも検証します。</w:t>
      </w:r>
      <w:r w:rsidRPr="00534FF1">
        <w:rPr>
          <w:rFonts w:hint="eastAsia"/>
        </w:rPr>
        <w:t>この章の文章群では、</w:t>
      </w:r>
      <w:r w:rsidRPr="00534FF1">
        <w:t>Word内のフォント属性・文字装飾・特殊文字の組み合わせを実際に可視化し、レンダリングやテキスト抽出の安定性を検証することが目的です。</w:t>
      </w:r>
    </w:p>
    <w:p w14:paraId="246EEF55" w14:textId="7B0CFE37" w:rsidR="008D73A4" w:rsidRDefault="00B65484" w:rsidP="00534FF1">
      <w:pPr>
        <w:pStyle w:val="2"/>
      </w:pPr>
      <w:r w:rsidRPr="00B65484">
        <w:rPr>
          <w:rFonts w:hint="eastAsia"/>
        </w:rPr>
        <w:t>構造要素の確認</w:t>
      </w:r>
    </w:p>
    <w:p w14:paraId="668BE30C" w14:textId="50C4EA6C" w:rsidR="00387991" w:rsidRDefault="00B65484" w:rsidP="003E6BB1">
      <w:pPr>
        <w:pStyle w:val="3"/>
      </w:pPr>
      <w:r w:rsidRPr="00B65484">
        <w:rPr>
          <w:rFonts w:hint="eastAsia"/>
        </w:rPr>
        <w:t>箇条書き・番号付きリスト</w:t>
      </w:r>
    </w:p>
    <w:p w14:paraId="3140F3E0" w14:textId="7B007225" w:rsidR="00B65484" w:rsidRDefault="00B65484" w:rsidP="00B65484">
      <w:r>
        <w:rPr>
          <w:rFonts w:hint="eastAsia"/>
        </w:rPr>
        <w:t>次の箇条書きは、単純な</w:t>
      </w:r>
      <w:r>
        <w:t>1階層のリストです。</w:t>
      </w:r>
    </w:p>
    <w:p w14:paraId="479C234C" w14:textId="365521DA" w:rsidR="00B65484" w:rsidRDefault="00B65484" w:rsidP="00B65484">
      <w:pPr>
        <w:pStyle w:val="a9"/>
        <w:numPr>
          <w:ilvl w:val="0"/>
          <w:numId w:val="6"/>
        </w:numPr>
        <w:ind w:firstLineChars="0"/>
      </w:pPr>
      <w:r>
        <w:rPr>
          <w:rFonts w:hint="eastAsia"/>
        </w:rPr>
        <w:t>これは最初の項目です。</w:t>
      </w:r>
    </w:p>
    <w:p w14:paraId="25FBCD63" w14:textId="5B28005B" w:rsidR="00B65484" w:rsidRDefault="00B65484" w:rsidP="00B65484">
      <w:pPr>
        <w:pStyle w:val="a9"/>
        <w:numPr>
          <w:ilvl w:val="0"/>
          <w:numId w:val="6"/>
        </w:numPr>
        <w:ind w:firstLineChars="0"/>
      </w:pPr>
      <w:r>
        <w:rPr>
          <w:rFonts w:hint="eastAsia"/>
        </w:rPr>
        <w:t>これは</w:t>
      </w:r>
      <w:r>
        <w:t>2番目の項目です。</w:t>
      </w:r>
    </w:p>
    <w:p w14:paraId="480309C9" w14:textId="77777777" w:rsidR="00B65484" w:rsidRDefault="00B65484" w:rsidP="00B65484">
      <w:pPr>
        <w:pStyle w:val="a9"/>
        <w:numPr>
          <w:ilvl w:val="0"/>
          <w:numId w:val="6"/>
        </w:numPr>
        <w:ind w:firstLineChars="0"/>
      </w:pPr>
      <w:r>
        <w:rPr>
          <w:rFonts w:hint="eastAsia"/>
        </w:rPr>
        <w:t>これは</w:t>
      </w:r>
      <w:r>
        <w:t>3番目の項目です。</w:t>
      </w:r>
    </w:p>
    <w:p w14:paraId="57426DE1" w14:textId="77777777" w:rsidR="00B65484" w:rsidRDefault="00B65484" w:rsidP="00B65484">
      <w:r>
        <w:rPr>
          <w:rFonts w:hint="eastAsia"/>
        </w:rPr>
        <w:t>次は、</w:t>
      </w:r>
      <w:r>
        <w:t>2階層の箇条書きです。</w:t>
      </w:r>
    </w:p>
    <w:p w14:paraId="48F7361D" w14:textId="77777777" w:rsidR="00B65484" w:rsidRDefault="00B65484" w:rsidP="00B65484">
      <w:pPr>
        <w:pStyle w:val="a9"/>
        <w:numPr>
          <w:ilvl w:val="0"/>
          <w:numId w:val="7"/>
        </w:numPr>
        <w:ind w:firstLineChars="0"/>
      </w:pPr>
      <w:r>
        <w:rPr>
          <w:rFonts w:hint="eastAsia"/>
        </w:rPr>
        <w:t>第一レベル</w:t>
      </w:r>
    </w:p>
    <w:p w14:paraId="14C0A46C" w14:textId="77777777" w:rsidR="00B65484" w:rsidRDefault="00B65484" w:rsidP="00B65484">
      <w:pPr>
        <w:pStyle w:val="a9"/>
        <w:numPr>
          <w:ilvl w:val="1"/>
          <w:numId w:val="7"/>
        </w:numPr>
        <w:ind w:firstLineChars="0"/>
      </w:pPr>
      <w:r>
        <w:rPr>
          <w:rFonts w:hint="eastAsia"/>
        </w:rPr>
        <w:t>第二レベル</w:t>
      </w:r>
    </w:p>
    <w:p w14:paraId="1DD79DAE" w14:textId="77777777" w:rsidR="00B65484" w:rsidRDefault="00B65484" w:rsidP="00B65484">
      <w:pPr>
        <w:pStyle w:val="a9"/>
        <w:numPr>
          <w:ilvl w:val="2"/>
          <w:numId w:val="7"/>
        </w:numPr>
        <w:ind w:firstLineChars="0"/>
      </w:pPr>
      <w:r>
        <w:rPr>
          <w:rFonts w:hint="eastAsia"/>
        </w:rPr>
        <w:t>第三レベル</w:t>
      </w:r>
    </w:p>
    <w:p w14:paraId="127C9D81" w14:textId="04A73932" w:rsidR="00346D64" w:rsidRDefault="00B65484" w:rsidP="00B65484">
      <w:pPr>
        <w:pStyle w:val="a9"/>
        <w:numPr>
          <w:ilvl w:val="3"/>
          <w:numId w:val="7"/>
        </w:numPr>
        <w:ind w:firstLineChars="0"/>
      </w:pPr>
      <w:r>
        <w:rPr>
          <w:rFonts w:hint="eastAsia"/>
        </w:rPr>
        <w:t>第四レベル</w:t>
      </w:r>
    </w:p>
    <w:p w14:paraId="0190E1A7" w14:textId="28AC5FE9" w:rsidR="00B65484" w:rsidRPr="00B65484" w:rsidRDefault="00B65484" w:rsidP="00B65484">
      <w:r w:rsidRPr="00B65484">
        <w:t>入れ子構造の中でインデントや行頭記号がどのように変化するかを確認します。また、番号付きリストと箇条書きを混在させた場合の挙動も確認します。</w:t>
      </w:r>
    </w:p>
    <w:p w14:paraId="236643A9" w14:textId="01E5D732" w:rsidR="00B65484" w:rsidRDefault="00B65484" w:rsidP="00B65484">
      <w:pPr>
        <w:numPr>
          <w:ilvl w:val="0"/>
          <w:numId w:val="8"/>
        </w:numPr>
        <w:ind w:firstLineChars="0"/>
      </w:pPr>
      <w:r w:rsidRPr="00B65484">
        <w:t>これは番号付きリストの最初の項目です。</w:t>
      </w:r>
    </w:p>
    <w:p w14:paraId="2FFA36F1" w14:textId="35F7054B" w:rsidR="00B65484" w:rsidRDefault="00B65484" w:rsidP="00B65484">
      <w:pPr>
        <w:numPr>
          <w:ilvl w:val="0"/>
          <w:numId w:val="8"/>
        </w:numPr>
        <w:ind w:firstLineChars="0"/>
      </w:pPr>
      <w:r w:rsidRPr="00B65484">
        <w:t>これは番号付きリストの2番目の項目です。</w:t>
      </w:r>
    </w:p>
    <w:p w14:paraId="6C165AB6" w14:textId="6F2D6D1E" w:rsidR="00B65484" w:rsidRDefault="00B65484" w:rsidP="00B65484">
      <w:pPr>
        <w:numPr>
          <w:ilvl w:val="1"/>
          <w:numId w:val="8"/>
        </w:numPr>
        <w:ind w:firstLineChars="0"/>
      </w:pPr>
      <w:r w:rsidRPr="00B65484">
        <w:lastRenderedPageBreak/>
        <w:t>番号付きリストの中に箇条書きがあります。</w:t>
      </w:r>
    </w:p>
    <w:p w14:paraId="5097860D" w14:textId="23FF9670" w:rsidR="00B65484" w:rsidRDefault="00B65484" w:rsidP="00B65484">
      <w:pPr>
        <w:numPr>
          <w:ilvl w:val="2"/>
          <w:numId w:val="8"/>
        </w:numPr>
        <w:ind w:firstLineChars="0"/>
      </w:pPr>
      <w:r w:rsidRPr="00B65484">
        <w:t>さらにその中にもう1段階の箇条書きがあります。</w:t>
      </w:r>
    </w:p>
    <w:p w14:paraId="2264D03E" w14:textId="0D197B9C" w:rsidR="00B65484" w:rsidRPr="00B65484" w:rsidRDefault="00B65484" w:rsidP="00B65484">
      <w:pPr>
        <w:numPr>
          <w:ilvl w:val="0"/>
          <w:numId w:val="8"/>
        </w:numPr>
        <w:ind w:firstLineChars="0"/>
      </w:pPr>
      <w:r w:rsidRPr="00B65484">
        <w:t>これは3番目の項目です。</w:t>
      </w:r>
    </w:p>
    <w:p w14:paraId="190730BE" w14:textId="77777777" w:rsidR="006809BD" w:rsidRPr="006809BD" w:rsidRDefault="006809BD" w:rsidP="006809BD">
      <w:r w:rsidRPr="006809BD">
        <w:t>番号付きリストが途中で中断し、別の段落を挟んだあとに再開されるとどう扱われるかも確認します。</w:t>
      </w:r>
    </w:p>
    <w:p w14:paraId="43E5B47A" w14:textId="77777777" w:rsidR="006809BD" w:rsidRPr="006809BD" w:rsidRDefault="006809BD" w:rsidP="006809BD">
      <w:r w:rsidRPr="006809BD">
        <w:t>段落を1つ挟みました。これが通常の段落です。</w:t>
      </w:r>
    </w:p>
    <w:p w14:paraId="5E4982C9" w14:textId="77777777" w:rsidR="006809BD" w:rsidRPr="006809BD" w:rsidRDefault="006809BD" w:rsidP="006809BD">
      <w:pPr>
        <w:numPr>
          <w:ilvl w:val="0"/>
          <w:numId w:val="9"/>
        </w:numPr>
        <w:tabs>
          <w:tab w:val="num" w:pos="720"/>
        </w:tabs>
        <w:ind w:firstLine="220"/>
      </w:pPr>
      <w:r w:rsidRPr="006809BD">
        <w:t>これは中断後に再開された番号付きリストの項目です。</w:t>
      </w:r>
    </w:p>
    <w:p w14:paraId="452B4A63" w14:textId="77777777" w:rsidR="006809BD" w:rsidRPr="006809BD" w:rsidRDefault="006809BD" w:rsidP="006809BD">
      <w:r w:rsidRPr="006809BD">
        <w:t>最後に、①→</w:t>
      </w:r>
      <w:proofErr w:type="spellStart"/>
      <w:r w:rsidRPr="006809BD">
        <w:t>A→a→i</w:t>
      </w:r>
      <w:proofErr w:type="spellEnd"/>
      <w:r w:rsidRPr="006809BD">
        <w:t xml:space="preserve"> の形式で異なる記号種の階層を作ります。</w:t>
      </w:r>
    </w:p>
    <w:p w14:paraId="029B409B" w14:textId="77777777" w:rsidR="006809BD" w:rsidRDefault="006809BD" w:rsidP="006809BD">
      <w:pPr>
        <w:pStyle w:val="a9"/>
        <w:numPr>
          <w:ilvl w:val="0"/>
          <w:numId w:val="10"/>
        </w:numPr>
        <w:ind w:firstLineChars="0"/>
      </w:pPr>
      <w:r w:rsidRPr="006809BD">
        <w:t>第一階層</w:t>
      </w:r>
    </w:p>
    <w:p w14:paraId="74E3167E" w14:textId="77777777" w:rsidR="006809BD" w:rsidRDefault="006809BD" w:rsidP="006809BD">
      <w:pPr>
        <w:pStyle w:val="a9"/>
        <w:numPr>
          <w:ilvl w:val="1"/>
          <w:numId w:val="10"/>
        </w:numPr>
        <w:ind w:firstLineChars="0"/>
      </w:pPr>
      <w:r w:rsidRPr="006809BD">
        <w:t>第二階層</w:t>
      </w:r>
    </w:p>
    <w:p w14:paraId="7A64A923" w14:textId="77777777" w:rsidR="006809BD" w:rsidRDefault="006809BD" w:rsidP="006809BD">
      <w:pPr>
        <w:pStyle w:val="a9"/>
        <w:numPr>
          <w:ilvl w:val="2"/>
          <w:numId w:val="10"/>
        </w:numPr>
        <w:ind w:firstLineChars="0"/>
      </w:pPr>
      <w:r w:rsidRPr="006809BD">
        <w:t>第三階層</w:t>
      </w:r>
    </w:p>
    <w:p w14:paraId="28D18AFD" w14:textId="5DFE2880" w:rsidR="006809BD" w:rsidRPr="006809BD" w:rsidRDefault="006809BD" w:rsidP="006809BD">
      <w:pPr>
        <w:pStyle w:val="a9"/>
        <w:numPr>
          <w:ilvl w:val="3"/>
          <w:numId w:val="10"/>
        </w:numPr>
        <w:ind w:firstLineChars="0"/>
      </w:pPr>
      <w:r w:rsidRPr="006809BD">
        <w:t>第四階層</w:t>
      </w:r>
    </w:p>
    <w:p w14:paraId="3E148BD4" w14:textId="46BD2BF8" w:rsidR="006809BD" w:rsidRDefault="006809BD" w:rsidP="006809BD">
      <w:pPr>
        <w:pStyle w:val="3"/>
      </w:pPr>
      <w:r w:rsidRPr="006809BD">
        <w:rPr>
          <w:rFonts w:hint="eastAsia"/>
        </w:rPr>
        <w:t>表構造</w:t>
      </w:r>
    </w:p>
    <w:p w14:paraId="67D294A4" w14:textId="37FB4861" w:rsidR="006809BD" w:rsidRDefault="006809BD" w:rsidP="006809BD">
      <w:r w:rsidRPr="006809BD">
        <w:rPr>
          <w:rFonts w:hint="eastAsia"/>
        </w:rPr>
        <w:t>以下の表は、行と列の結合、セル内改行、段落内のスタイル混在などを確認するためのテーブルです。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758"/>
        <w:gridCol w:w="2903"/>
      </w:tblGrid>
      <w:tr w:rsidR="006809BD" w:rsidRPr="006809BD" w14:paraId="59574E43" w14:textId="77777777">
        <w:trPr>
          <w:tblHeader/>
          <w:tblCellSpacing w:w="15" w:type="dxa"/>
        </w:trPr>
        <w:tc>
          <w:tcPr>
            <w:tcW w:w="0" w:type="auto"/>
            <w:vAlign w:val="center"/>
            <w:hideMark/>
          </w:tcPr>
          <w:p w14:paraId="3E329AC8" w14:textId="77777777" w:rsidR="006809BD" w:rsidRPr="006809BD" w:rsidRDefault="006809BD" w:rsidP="006809BD">
            <w:pPr>
              <w:rPr>
                <w:b/>
                <w:bCs/>
              </w:rPr>
            </w:pPr>
            <w:r w:rsidRPr="006809BD">
              <w:rPr>
                <w:b/>
                <w:bCs/>
              </w:rPr>
              <w:t>項目</w:t>
            </w:r>
          </w:p>
        </w:tc>
        <w:tc>
          <w:tcPr>
            <w:tcW w:w="0" w:type="auto"/>
            <w:vAlign w:val="center"/>
            <w:hideMark/>
          </w:tcPr>
          <w:p w14:paraId="3668C984" w14:textId="77777777" w:rsidR="006809BD" w:rsidRPr="006809BD" w:rsidRDefault="006809BD" w:rsidP="006809BD">
            <w:pPr>
              <w:rPr>
                <w:b/>
                <w:bCs/>
              </w:rPr>
            </w:pPr>
            <w:r w:rsidRPr="006809BD">
              <w:rPr>
                <w:b/>
                <w:bCs/>
              </w:rPr>
              <w:t>内容</w:t>
            </w:r>
          </w:p>
        </w:tc>
        <w:tc>
          <w:tcPr>
            <w:tcW w:w="0" w:type="auto"/>
            <w:vAlign w:val="center"/>
            <w:hideMark/>
          </w:tcPr>
          <w:p w14:paraId="6D07A524" w14:textId="77777777" w:rsidR="006809BD" w:rsidRPr="006809BD" w:rsidRDefault="006809BD" w:rsidP="006809BD">
            <w:pPr>
              <w:rPr>
                <w:b/>
                <w:bCs/>
              </w:rPr>
            </w:pPr>
            <w:r w:rsidRPr="006809BD">
              <w:rPr>
                <w:b/>
                <w:bCs/>
              </w:rPr>
              <w:t>備考</w:t>
            </w:r>
          </w:p>
        </w:tc>
      </w:tr>
      <w:tr w:rsidR="006809BD" w:rsidRPr="006809BD" w14:paraId="1C1EB300" w14:textId="77777777">
        <w:trPr>
          <w:tblCellSpacing w:w="15" w:type="dxa"/>
        </w:trPr>
        <w:tc>
          <w:tcPr>
            <w:tcW w:w="0" w:type="auto"/>
            <w:vAlign w:val="center"/>
            <w:hideMark/>
          </w:tcPr>
          <w:p w14:paraId="056247AB" w14:textId="77777777" w:rsidR="006809BD" w:rsidRPr="006809BD" w:rsidRDefault="006809BD" w:rsidP="006809BD">
            <w:r w:rsidRPr="006809BD">
              <w:t>A</w:t>
            </w:r>
          </w:p>
        </w:tc>
        <w:tc>
          <w:tcPr>
            <w:tcW w:w="0" w:type="auto"/>
            <w:vAlign w:val="center"/>
            <w:hideMark/>
          </w:tcPr>
          <w:p w14:paraId="2664311B" w14:textId="77777777" w:rsidR="006809BD" w:rsidRPr="006809BD" w:rsidRDefault="006809BD" w:rsidP="006809BD">
            <w:r w:rsidRPr="006809BD">
              <w:t>通常のセルです。</w:t>
            </w:r>
          </w:p>
        </w:tc>
        <w:tc>
          <w:tcPr>
            <w:tcW w:w="0" w:type="auto"/>
            <w:vAlign w:val="center"/>
            <w:hideMark/>
          </w:tcPr>
          <w:p w14:paraId="6CBCA54F" w14:textId="77777777" w:rsidR="006809BD" w:rsidRPr="006809BD" w:rsidRDefault="006809BD" w:rsidP="006809BD">
            <w:r w:rsidRPr="006809BD">
              <w:t>シンプルな1行構成です。</w:t>
            </w:r>
          </w:p>
        </w:tc>
      </w:tr>
      <w:tr w:rsidR="006809BD" w:rsidRPr="006809BD" w14:paraId="56F8BB56" w14:textId="77777777">
        <w:trPr>
          <w:tblCellSpacing w:w="15" w:type="dxa"/>
        </w:trPr>
        <w:tc>
          <w:tcPr>
            <w:tcW w:w="0" w:type="auto"/>
            <w:vAlign w:val="center"/>
            <w:hideMark/>
          </w:tcPr>
          <w:p w14:paraId="60C5BEAC" w14:textId="77777777" w:rsidR="006809BD" w:rsidRPr="006809BD" w:rsidRDefault="006809BD" w:rsidP="006809BD">
            <w:r w:rsidRPr="006809BD">
              <w:t>B</w:t>
            </w:r>
          </w:p>
        </w:tc>
        <w:tc>
          <w:tcPr>
            <w:tcW w:w="0" w:type="auto"/>
            <w:vAlign w:val="center"/>
            <w:hideMark/>
          </w:tcPr>
          <w:p w14:paraId="1D30A4C1" w14:textId="77777777" w:rsidR="006809BD" w:rsidRPr="006809BD" w:rsidRDefault="006809BD" w:rsidP="006809BD">
            <w:r w:rsidRPr="006809BD">
              <w:t>このセルの中では改行を使用しています。</w:t>
            </w:r>
            <w:r w:rsidRPr="006809BD">
              <w:br/>
              <w:t>ここで1行改行。</w:t>
            </w:r>
            <w:r w:rsidRPr="006809BD">
              <w:br/>
              <w:t>さらにもう1行改行。</w:t>
            </w:r>
          </w:p>
        </w:tc>
        <w:tc>
          <w:tcPr>
            <w:tcW w:w="0" w:type="auto"/>
            <w:vAlign w:val="center"/>
            <w:hideMark/>
          </w:tcPr>
          <w:p w14:paraId="6E2D328A" w14:textId="77777777" w:rsidR="006809BD" w:rsidRPr="006809BD" w:rsidRDefault="006809BD" w:rsidP="006809BD">
            <w:r w:rsidRPr="006809BD">
              <w:t>セル内改行検出用。</w:t>
            </w:r>
          </w:p>
        </w:tc>
      </w:tr>
      <w:tr w:rsidR="006809BD" w:rsidRPr="006809BD" w14:paraId="0121F31D" w14:textId="77777777">
        <w:trPr>
          <w:tblCellSpacing w:w="15" w:type="dxa"/>
        </w:trPr>
        <w:tc>
          <w:tcPr>
            <w:tcW w:w="0" w:type="auto"/>
            <w:vAlign w:val="center"/>
            <w:hideMark/>
          </w:tcPr>
          <w:p w14:paraId="1F37BEF7" w14:textId="77777777" w:rsidR="006809BD" w:rsidRPr="006809BD" w:rsidRDefault="006809BD" w:rsidP="006809BD">
            <w:r w:rsidRPr="006809BD">
              <w:t>C</w:t>
            </w:r>
          </w:p>
        </w:tc>
        <w:tc>
          <w:tcPr>
            <w:tcW w:w="0" w:type="auto"/>
            <w:vAlign w:val="center"/>
            <w:hideMark/>
          </w:tcPr>
          <w:p w14:paraId="38A5D2B6" w14:textId="057C8264" w:rsidR="006809BD" w:rsidRPr="006809BD" w:rsidRDefault="006809BD" w:rsidP="006809BD">
            <w:r w:rsidRPr="006809BD">
              <w:rPr>
                <w:b/>
                <w:bCs/>
              </w:rPr>
              <w:t>太字</w:t>
            </w:r>
            <w:r w:rsidRPr="006809BD">
              <w:t xml:space="preserve"> と </w:t>
            </w:r>
            <w:r w:rsidRPr="006809BD">
              <w:rPr>
                <w:i/>
                <w:iCs/>
              </w:rPr>
              <w:t>斜体</w:t>
            </w:r>
            <w:r w:rsidRPr="006809BD">
              <w:t xml:space="preserve"> と </w:t>
            </w:r>
            <w:r w:rsidRPr="006809BD">
              <w:rPr>
                <w:u w:val="single"/>
              </w:rPr>
              <w:t>下線</w:t>
            </w:r>
            <w:r w:rsidRPr="006809BD">
              <w:t xml:space="preserve"> を含むテキストです。</w:t>
            </w:r>
          </w:p>
        </w:tc>
        <w:tc>
          <w:tcPr>
            <w:tcW w:w="0" w:type="auto"/>
            <w:vAlign w:val="center"/>
            <w:hideMark/>
          </w:tcPr>
          <w:p w14:paraId="4C9166CF" w14:textId="77777777" w:rsidR="006809BD" w:rsidRPr="006809BD" w:rsidRDefault="006809BD" w:rsidP="006809BD">
            <w:r w:rsidRPr="006809BD">
              <w:t>装飾の混在を確認します。</w:t>
            </w:r>
          </w:p>
        </w:tc>
      </w:tr>
      <w:tr w:rsidR="00B54BCE" w:rsidRPr="006809BD" w14:paraId="7D3830F9" w14:textId="77777777">
        <w:trPr>
          <w:tblCellSpacing w:w="15" w:type="dxa"/>
        </w:trPr>
        <w:tc>
          <w:tcPr>
            <w:tcW w:w="0" w:type="auto"/>
            <w:vAlign w:val="center"/>
          </w:tcPr>
          <w:p w14:paraId="7EB15B93" w14:textId="4E3BF1DB" w:rsidR="00B54BCE" w:rsidRPr="006809BD" w:rsidRDefault="00B54BCE" w:rsidP="006809BD">
            <w:r>
              <w:rPr>
                <w:rFonts w:hint="eastAsia"/>
              </w:rPr>
              <w:t>D</w:t>
            </w:r>
          </w:p>
        </w:tc>
        <w:tc>
          <w:tcPr>
            <w:tcW w:w="0" w:type="auto"/>
            <w:vAlign w:val="center"/>
          </w:tcPr>
          <w:p w14:paraId="75130140" w14:textId="77777777" w:rsidR="00B54BCE" w:rsidRPr="006809BD" w:rsidRDefault="00B54BCE" w:rsidP="006809BD">
            <w:pPr>
              <w:rPr>
                <w:b/>
                <w:bCs/>
              </w:rPr>
            </w:pPr>
          </w:p>
        </w:tc>
        <w:tc>
          <w:tcPr>
            <w:tcW w:w="0" w:type="auto"/>
            <w:vAlign w:val="center"/>
          </w:tcPr>
          <w:p w14:paraId="7523E5EA" w14:textId="69365022" w:rsidR="00B54BCE" w:rsidRPr="006809BD" w:rsidRDefault="00B54BCE" w:rsidP="006809BD">
            <w:r>
              <w:rPr>
                <w:rFonts w:hint="eastAsia"/>
              </w:rPr>
              <w:t>空白行がある場合。</w:t>
            </w:r>
          </w:p>
        </w:tc>
      </w:tr>
      <w:tr w:rsidR="006809BD" w:rsidRPr="006809BD" w14:paraId="64433AEF" w14:textId="77777777">
        <w:trPr>
          <w:tblCellSpacing w:w="15" w:type="dxa"/>
        </w:trPr>
        <w:tc>
          <w:tcPr>
            <w:tcW w:w="0" w:type="auto"/>
            <w:vAlign w:val="center"/>
            <w:hideMark/>
          </w:tcPr>
          <w:p w14:paraId="0E783FD5" w14:textId="1705A3D3" w:rsidR="006809BD" w:rsidRPr="006809BD" w:rsidRDefault="00B54BCE" w:rsidP="006809BD">
            <w:r>
              <w:rPr>
                <w:rFonts w:hint="eastAsia"/>
              </w:rPr>
              <w:t>E</w:t>
            </w:r>
          </w:p>
        </w:tc>
        <w:tc>
          <w:tcPr>
            <w:tcW w:w="0" w:type="auto"/>
            <w:vAlign w:val="center"/>
            <w:hideMark/>
          </w:tcPr>
          <w:p w14:paraId="36358CDF" w14:textId="5E715A2C" w:rsidR="006809BD" w:rsidRPr="006809BD" w:rsidRDefault="006809BD" w:rsidP="006809BD">
            <w:r w:rsidRPr="006809BD">
              <w:t>2つのセルを結合した例です。</w:t>
            </w:r>
            <w:r>
              <w:rPr>
                <w:rFonts w:hint="eastAsia"/>
              </w:rPr>
              <w:t>（？）</w:t>
            </w:r>
          </w:p>
        </w:tc>
        <w:tc>
          <w:tcPr>
            <w:tcW w:w="0" w:type="auto"/>
            <w:vAlign w:val="center"/>
            <w:hideMark/>
          </w:tcPr>
          <w:p w14:paraId="3F6A18B9" w14:textId="77777777" w:rsidR="006809BD" w:rsidRPr="006809BD" w:rsidRDefault="006809BD" w:rsidP="006809BD">
            <w:r w:rsidRPr="006809BD">
              <w:t>← 結合方向に注意。</w:t>
            </w:r>
          </w:p>
        </w:tc>
      </w:tr>
    </w:tbl>
    <w:p w14:paraId="5A91A012" w14:textId="71215E79" w:rsidR="006809BD" w:rsidRDefault="006809BD" w:rsidP="006809BD">
      <w:r>
        <w:rPr>
          <w:rFonts w:hint="eastAsia"/>
        </w:rPr>
        <w:t>続いて、表がページを跨るパターンです。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758"/>
        <w:gridCol w:w="2903"/>
      </w:tblGrid>
      <w:tr w:rsidR="006809BD" w:rsidRPr="006809BD" w14:paraId="1CFEEF93" w14:textId="77777777" w:rsidTr="00CA0424">
        <w:trPr>
          <w:tblHeader/>
          <w:tblCellSpacing w:w="15" w:type="dxa"/>
        </w:trPr>
        <w:tc>
          <w:tcPr>
            <w:tcW w:w="0" w:type="auto"/>
            <w:vAlign w:val="center"/>
            <w:hideMark/>
          </w:tcPr>
          <w:p w14:paraId="7FAC21C2" w14:textId="77777777" w:rsidR="006809BD" w:rsidRPr="006809BD" w:rsidRDefault="006809BD" w:rsidP="00CA0424">
            <w:pPr>
              <w:rPr>
                <w:b/>
                <w:bCs/>
              </w:rPr>
            </w:pPr>
            <w:r w:rsidRPr="006809BD">
              <w:rPr>
                <w:b/>
                <w:bCs/>
              </w:rPr>
              <w:lastRenderedPageBreak/>
              <w:t>項目</w:t>
            </w:r>
          </w:p>
        </w:tc>
        <w:tc>
          <w:tcPr>
            <w:tcW w:w="0" w:type="auto"/>
            <w:vAlign w:val="center"/>
            <w:hideMark/>
          </w:tcPr>
          <w:p w14:paraId="0998130E" w14:textId="77777777" w:rsidR="006809BD" w:rsidRPr="006809BD" w:rsidRDefault="006809BD" w:rsidP="00CA0424">
            <w:pPr>
              <w:rPr>
                <w:b/>
                <w:bCs/>
              </w:rPr>
            </w:pPr>
            <w:r w:rsidRPr="006809BD">
              <w:rPr>
                <w:b/>
                <w:bCs/>
              </w:rPr>
              <w:t>内容</w:t>
            </w:r>
          </w:p>
        </w:tc>
        <w:tc>
          <w:tcPr>
            <w:tcW w:w="0" w:type="auto"/>
            <w:vAlign w:val="center"/>
            <w:hideMark/>
          </w:tcPr>
          <w:p w14:paraId="2A1FB211" w14:textId="77777777" w:rsidR="006809BD" w:rsidRPr="006809BD" w:rsidRDefault="006809BD" w:rsidP="00CA0424">
            <w:pPr>
              <w:rPr>
                <w:b/>
                <w:bCs/>
              </w:rPr>
            </w:pPr>
            <w:r w:rsidRPr="006809BD">
              <w:rPr>
                <w:b/>
                <w:bCs/>
              </w:rPr>
              <w:t>備考</w:t>
            </w:r>
          </w:p>
        </w:tc>
      </w:tr>
      <w:tr w:rsidR="006809BD" w:rsidRPr="006809BD" w14:paraId="1875B744" w14:textId="77777777" w:rsidTr="00CA0424">
        <w:trPr>
          <w:tblCellSpacing w:w="15" w:type="dxa"/>
        </w:trPr>
        <w:tc>
          <w:tcPr>
            <w:tcW w:w="0" w:type="auto"/>
            <w:vAlign w:val="center"/>
            <w:hideMark/>
          </w:tcPr>
          <w:p w14:paraId="7B39931F" w14:textId="77777777" w:rsidR="006809BD" w:rsidRPr="006809BD" w:rsidRDefault="006809BD" w:rsidP="00CA0424">
            <w:r w:rsidRPr="006809BD">
              <w:t>A</w:t>
            </w:r>
          </w:p>
        </w:tc>
        <w:tc>
          <w:tcPr>
            <w:tcW w:w="0" w:type="auto"/>
            <w:vAlign w:val="center"/>
            <w:hideMark/>
          </w:tcPr>
          <w:p w14:paraId="6ACDF95B" w14:textId="77777777" w:rsidR="006809BD" w:rsidRPr="006809BD" w:rsidRDefault="006809BD" w:rsidP="00CA0424">
            <w:r w:rsidRPr="006809BD">
              <w:t>通常のセルです。</w:t>
            </w:r>
          </w:p>
        </w:tc>
        <w:tc>
          <w:tcPr>
            <w:tcW w:w="0" w:type="auto"/>
            <w:vAlign w:val="center"/>
            <w:hideMark/>
          </w:tcPr>
          <w:p w14:paraId="7AE403E1" w14:textId="77777777" w:rsidR="006809BD" w:rsidRPr="006809BD" w:rsidRDefault="006809BD" w:rsidP="00CA0424">
            <w:r w:rsidRPr="006809BD">
              <w:t>シンプルな1行構成です。</w:t>
            </w:r>
          </w:p>
        </w:tc>
      </w:tr>
      <w:tr w:rsidR="006809BD" w:rsidRPr="006809BD" w14:paraId="422D6FCB" w14:textId="77777777" w:rsidTr="00CA0424">
        <w:trPr>
          <w:tblCellSpacing w:w="15" w:type="dxa"/>
        </w:trPr>
        <w:tc>
          <w:tcPr>
            <w:tcW w:w="0" w:type="auto"/>
            <w:vAlign w:val="center"/>
            <w:hideMark/>
          </w:tcPr>
          <w:p w14:paraId="77046E29" w14:textId="77777777" w:rsidR="006809BD" w:rsidRPr="006809BD" w:rsidRDefault="006809BD" w:rsidP="00CA0424">
            <w:r w:rsidRPr="006809BD">
              <w:t>B</w:t>
            </w:r>
          </w:p>
        </w:tc>
        <w:tc>
          <w:tcPr>
            <w:tcW w:w="0" w:type="auto"/>
            <w:vAlign w:val="center"/>
            <w:hideMark/>
          </w:tcPr>
          <w:p w14:paraId="00031F86" w14:textId="77777777" w:rsidR="006809BD" w:rsidRPr="006809BD" w:rsidRDefault="006809BD" w:rsidP="00CA0424">
            <w:r w:rsidRPr="006809BD">
              <w:t>このセルの中では改行を使用しています。</w:t>
            </w:r>
            <w:r w:rsidRPr="006809BD">
              <w:br/>
              <w:t>ここで1行改行。</w:t>
            </w:r>
            <w:r w:rsidRPr="006809BD">
              <w:br/>
              <w:t>さらにもう1行改行。</w:t>
            </w:r>
          </w:p>
        </w:tc>
        <w:tc>
          <w:tcPr>
            <w:tcW w:w="0" w:type="auto"/>
            <w:vAlign w:val="center"/>
            <w:hideMark/>
          </w:tcPr>
          <w:p w14:paraId="12DCF847" w14:textId="77777777" w:rsidR="006809BD" w:rsidRPr="006809BD" w:rsidRDefault="006809BD" w:rsidP="00CA0424">
            <w:r w:rsidRPr="006809BD">
              <w:t>セル内改行検出用。</w:t>
            </w:r>
          </w:p>
        </w:tc>
      </w:tr>
      <w:tr w:rsidR="006809BD" w:rsidRPr="006809BD" w14:paraId="0A136515" w14:textId="77777777" w:rsidTr="00CA0424">
        <w:trPr>
          <w:tblCellSpacing w:w="15" w:type="dxa"/>
        </w:trPr>
        <w:tc>
          <w:tcPr>
            <w:tcW w:w="0" w:type="auto"/>
            <w:vAlign w:val="center"/>
            <w:hideMark/>
          </w:tcPr>
          <w:p w14:paraId="6426A8A8" w14:textId="77777777" w:rsidR="006809BD" w:rsidRPr="006809BD" w:rsidRDefault="006809BD" w:rsidP="00CA0424">
            <w:r w:rsidRPr="006809BD">
              <w:t>C</w:t>
            </w:r>
          </w:p>
        </w:tc>
        <w:tc>
          <w:tcPr>
            <w:tcW w:w="0" w:type="auto"/>
            <w:vAlign w:val="center"/>
            <w:hideMark/>
          </w:tcPr>
          <w:p w14:paraId="3A211863" w14:textId="77777777" w:rsidR="006809BD" w:rsidRPr="006809BD" w:rsidRDefault="006809BD" w:rsidP="00CA0424">
            <w:r w:rsidRPr="006809BD">
              <w:rPr>
                <w:b/>
                <w:bCs/>
              </w:rPr>
              <w:t>太字</w:t>
            </w:r>
            <w:r w:rsidRPr="006809BD">
              <w:t xml:space="preserve"> と </w:t>
            </w:r>
            <w:r w:rsidRPr="006809BD">
              <w:rPr>
                <w:i/>
                <w:iCs/>
              </w:rPr>
              <w:t>斜体</w:t>
            </w:r>
            <w:r w:rsidRPr="006809BD">
              <w:t xml:space="preserve"> と </w:t>
            </w:r>
            <w:r w:rsidRPr="006809BD">
              <w:rPr>
                <w:u w:val="single"/>
              </w:rPr>
              <w:t>下線</w:t>
            </w:r>
            <w:r w:rsidRPr="006809BD">
              <w:t xml:space="preserve"> を含むテキストです。</w:t>
            </w:r>
          </w:p>
        </w:tc>
        <w:tc>
          <w:tcPr>
            <w:tcW w:w="0" w:type="auto"/>
            <w:vAlign w:val="center"/>
            <w:hideMark/>
          </w:tcPr>
          <w:p w14:paraId="22B16243" w14:textId="77777777" w:rsidR="006809BD" w:rsidRPr="006809BD" w:rsidRDefault="006809BD" w:rsidP="00CA0424">
            <w:r w:rsidRPr="006809BD">
              <w:t>装飾の混在を確認します。</w:t>
            </w:r>
          </w:p>
        </w:tc>
      </w:tr>
      <w:tr w:rsidR="006809BD" w:rsidRPr="006809BD" w14:paraId="3248FFA4" w14:textId="77777777" w:rsidTr="00CA0424">
        <w:trPr>
          <w:tblCellSpacing w:w="15" w:type="dxa"/>
        </w:trPr>
        <w:tc>
          <w:tcPr>
            <w:tcW w:w="0" w:type="auto"/>
            <w:vAlign w:val="center"/>
            <w:hideMark/>
          </w:tcPr>
          <w:p w14:paraId="251987B5" w14:textId="77777777" w:rsidR="006809BD" w:rsidRPr="006809BD" w:rsidRDefault="006809BD" w:rsidP="00CA0424">
            <w:r w:rsidRPr="006809BD">
              <w:t>D</w:t>
            </w:r>
          </w:p>
        </w:tc>
        <w:tc>
          <w:tcPr>
            <w:tcW w:w="0" w:type="auto"/>
            <w:vAlign w:val="center"/>
            <w:hideMark/>
          </w:tcPr>
          <w:p w14:paraId="5F78039E" w14:textId="33849AFD" w:rsidR="006809BD" w:rsidRPr="006809BD" w:rsidRDefault="006809BD" w:rsidP="00CA0424"/>
        </w:tc>
        <w:tc>
          <w:tcPr>
            <w:tcW w:w="0" w:type="auto"/>
            <w:vAlign w:val="center"/>
            <w:hideMark/>
          </w:tcPr>
          <w:p w14:paraId="1A2FAE93" w14:textId="75322980" w:rsidR="006809BD" w:rsidRPr="006809BD" w:rsidRDefault="00B54BCE" w:rsidP="00CA0424">
            <w:r>
              <w:rPr>
                <w:rFonts w:hint="eastAsia"/>
              </w:rPr>
              <w:t>空白行がある場合。</w:t>
            </w:r>
          </w:p>
        </w:tc>
      </w:tr>
      <w:tr w:rsidR="00B54BCE" w:rsidRPr="006809BD" w14:paraId="1DC37502" w14:textId="77777777" w:rsidTr="00CA0424">
        <w:trPr>
          <w:tblCellSpacing w:w="15" w:type="dxa"/>
        </w:trPr>
        <w:tc>
          <w:tcPr>
            <w:tcW w:w="0" w:type="auto"/>
            <w:vAlign w:val="center"/>
          </w:tcPr>
          <w:p w14:paraId="0F9D6D70" w14:textId="7E94177C" w:rsidR="00B54BCE" w:rsidRPr="006809BD" w:rsidRDefault="00B54BCE" w:rsidP="00CA0424">
            <w:r>
              <w:rPr>
                <w:rFonts w:hint="eastAsia"/>
              </w:rPr>
              <w:t>E</w:t>
            </w:r>
          </w:p>
        </w:tc>
        <w:tc>
          <w:tcPr>
            <w:tcW w:w="0" w:type="auto"/>
            <w:vAlign w:val="center"/>
          </w:tcPr>
          <w:p w14:paraId="257C1251" w14:textId="013AB454" w:rsidR="00B54BCE" w:rsidRPr="006809BD" w:rsidRDefault="00B54BCE" w:rsidP="00CA0424">
            <w:r w:rsidRPr="006809BD">
              <w:t>2つのセルを結合した例です。</w:t>
            </w:r>
            <w:r>
              <w:rPr>
                <w:rFonts w:hint="eastAsia"/>
              </w:rPr>
              <w:t>（？）</w:t>
            </w:r>
          </w:p>
        </w:tc>
        <w:tc>
          <w:tcPr>
            <w:tcW w:w="0" w:type="auto"/>
            <w:vAlign w:val="center"/>
          </w:tcPr>
          <w:p w14:paraId="23D782D9" w14:textId="312A99F5" w:rsidR="00B54BCE" w:rsidRPr="006809BD" w:rsidRDefault="00B54BCE" w:rsidP="00CA0424">
            <w:r w:rsidRPr="006809BD">
              <w:t>← 結合方向に注意。</w:t>
            </w:r>
          </w:p>
        </w:tc>
      </w:tr>
    </w:tbl>
    <w:p w14:paraId="011787C5" w14:textId="77777777" w:rsidR="006809BD" w:rsidRDefault="006809BD" w:rsidP="006809BD"/>
    <w:p w14:paraId="1AFB0EDA" w14:textId="3CAB7765" w:rsidR="006809BD" w:rsidRDefault="006809BD" w:rsidP="006809BD">
      <w:pPr>
        <w:pStyle w:val="3"/>
      </w:pPr>
      <w:r w:rsidRPr="006809BD">
        <w:rPr>
          <w:rFonts w:hint="eastAsia"/>
        </w:rPr>
        <w:t>画像と図表キャプション</w:t>
      </w:r>
    </w:p>
    <w:p w14:paraId="5D1C6D85" w14:textId="77777777" w:rsidR="006809BD" w:rsidRDefault="006809BD" w:rsidP="006809BD">
      <w:r>
        <w:rPr>
          <w:rFonts w:hint="eastAsia"/>
        </w:rPr>
        <w:t>次の段落には、インライン画像を挿入します。</w:t>
      </w:r>
    </w:p>
    <w:p w14:paraId="3E031260" w14:textId="68FEB684" w:rsidR="006809BD" w:rsidRDefault="006809BD" w:rsidP="006809BD">
      <w:r w:rsidRPr="006809BD">
        <w:rPr>
          <w:noProof/>
        </w:rPr>
        <w:drawing>
          <wp:inline distT="0" distB="0" distL="0" distR="0" wp14:anchorId="0EACC7AA" wp14:editId="1557FC9C">
            <wp:extent cx="2018923" cy="1556826"/>
            <wp:effectExtent l="0" t="0" r="635" b="5715"/>
            <wp:docPr id="5936407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0722" name=""/>
                    <pic:cNvPicPr/>
                  </pic:nvPicPr>
                  <pic:blipFill>
                    <a:blip r:embed="rId8"/>
                    <a:stretch>
                      <a:fillRect/>
                    </a:stretch>
                  </pic:blipFill>
                  <pic:spPr>
                    <a:xfrm>
                      <a:off x="0" y="0"/>
                      <a:ext cx="2031067" cy="1566191"/>
                    </a:xfrm>
                    <a:prstGeom prst="rect">
                      <a:avLst/>
                    </a:prstGeom>
                  </pic:spPr>
                </pic:pic>
              </a:graphicData>
            </a:graphic>
          </wp:inline>
        </w:drawing>
      </w:r>
    </w:p>
    <w:p w14:paraId="16E4D1A8" w14:textId="77777777" w:rsidR="006809BD" w:rsidRDefault="006809BD" w:rsidP="006809BD">
      <w:r>
        <w:rPr>
          <w:rFonts w:hint="eastAsia"/>
        </w:rPr>
        <w:t>図</w:t>
      </w:r>
      <w:r>
        <w:t xml:space="preserve"> 4-1　インライン画像の例</w:t>
      </w:r>
    </w:p>
    <w:p w14:paraId="335CC163" w14:textId="4A2E3024" w:rsidR="006809BD" w:rsidRDefault="006809BD" w:rsidP="006716B8">
      <w:r w:rsidRPr="006809BD">
        <w:t>また、代替テキスト（Alt Text）を設定して、アクセシビリティ情報や画像の意味づけがWord内部構造にどのように保存されるかを確認します。</w:t>
      </w:r>
      <w:r>
        <w:br/>
      </w:r>
      <w:r w:rsidRPr="006809BD">
        <w:rPr>
          <w:noProof/>
        </w:rPr>
        <w:lastRenderedPageBreak/>
        <w:drawing>
          <wp:inline distT="0" distB="0" distL="0" distR="0" wp14:anchorId="5118E07A" wp14:editId="3FD5CF5B">
            <wp:extent cx="1916342" cy="2064190"/>
            <wp:effectExtent l="0" t="0" r="8255" b="0"/>
            <wp:docPr id="1692717574" name="図 1" descr="Alt付きのダミー画像であ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17574" name="図 1" descr="Alt付きのダミー画像である。"/>
                    <pic:cNvPicPr/>
                  </pic:nvPicPr>
                  <pic:blipFill>
                    <a:blip r:embed="rId9"/>
                    <a:stretch>
                      <a:fillRect/>
                    </a:stretch>
                  </pic:blipFill>
                  <pic:spPr>
                    <a:xfrm>
                      <a:off x="0" y="0"/>
                      <a:ext cx="1919906" cy="2068029"/>
                    </a:xfrm>
                    <a:prstGeom prst="rect">
                      <a:avLst/>
                    </a:prstGeom>
                  </pic:spPr>
                </pic:pic>
              </a:graphicData>
            </a:graphic>
          </wp:inline>
        </w:drawing>
      </w:r>
    </w:p>
    <w:p w14:paraId="43E5374A" w14:textId="77777777" w:rsidR="00A705CC" w:rsidRPr="00A705CC" w:rsidRDefault="00A705CC" w:rsidP="00A705CC">
      <w:pPr>
        <w:pStyle w:val="2"/>
      </w:pPr>
      <w:r w:rsidRPr="00A705CC">
        <w:rPr>
          <w:rFonts w:hint="eastAsia"/>
        </w:rPr>
        <w:t>メタ構造の確認</w:t>
      </w:r>
    </w:p>
    <w:p w14:paraId="5C17BCEE" w14:textId="5C70E6F1" w:rsidR="006809BD" w:rsidRDefault="00A705CC" w:rsidP="00A705CC">
      <w:pPr>
        <w:pStyle w:val="3"/>
      </w:pPr>
      <w:r w:rsidRPr="00A705CC">
        <w:rPr>
          <w:rFonts w:hint="eastAsia"/>
        </w:rPr>
        <w:t>リンク・ハイパーテキスト</w:t>
      </w:r>
    </w:p>
    <w:p w14:paraId="58564126" w14:textId="77777777" w:rsidR="00A705CC" w:rsidRDefault="00A705CC" w:rsidP="00A705CC">
      <w:r>
        <w:rPr>
          <w:rFonts w:hint="eastAsia"/>
        </w:rPr>
        <w:t>この文書には、さまざまな種類のリンクが含まれています。</w:t>
      </w:r>
    </w:p>
    <w:p w14:paraId="000E34B6" w14:textId="77777777" w:rsidR="00A705CC" w:rsidRDefault="00A705CC" w:rsidP="00A705CC">
      <w:r>
        <w:rPr>
          <w:rFonts w:hint="eastAsia"/>
        </w:rPr>
        <w:t>まず、外部リンクの例を示します。</w:t>
      </w:r>
    </w:p>
    <w:p w14:paraId="3C08DECB" w14:textId="4815EFD4" w:rsidR="00A705CC" w:rsidRDefault="00A705CC" w:rsidP="00A705CC">
      <w:r>
        <w:rPr>
          <w:rFonts w:hint="eastAsia"/>
        </w:rPr>
        <w:t>→</w:t>
      </w:r>
      <w:r>
        <w:t xml:space="preserve"> </w:t>
      </w:r>
      <w:hyperlink r:id="rId10" w:history="1">
        <w:r w:rsidRPr="00A705CC">
          <w:rPr>
            <w:rStyle w:val="aa"/>
            <w:rFonts w:hint="eastAsia"/>
          </w:rPr>
          <w:t>Rust</w:t>
        </w:r>
        <w:r w:rsidRPr="00A705CC">
          <w:rPr>
            <w:rStyle w:val="aa"/>
          </w:rPr>
          <w:t>公式サイト</w:t>
        </w:r>
      </w:hyperlink>
    </w:p>
    <w:p w14:paraId="3B57DFD3" w14:textId="77777777" w:rsidR="00A705CC" w:rsidRDefault="00A705CC" w:rsidP="00A705CC">
      <w:r>
        <w:t xml:space="preserve"> にアクセスしてください。</w:t>
      </w:r>
    </w:p>
    <w:p w14:paraId="35326D1B" w14:textId="77777777" w:rsidR="00A705CC" w:rsidRDefault="00A705CC" w:rsidP="00A705CC"/>
    <w:p w14:paraId="6A907B46" w14:textId="77777777" w:rsidR="00A705CC" w:rsidRDefault="00A705CC" w:rsidP="00A705CC">
      <w:r>
        <w:rPr>
          <w:rFonts w:hint="eastAsia"/>
        </w:rPr>
        <w:t>次に、文書内のブックマークリンクの例です。</w:t>
      </w:r>
    </w:p>
    <w:p w14:paraId="43D61DCC" w14:textId="10EBBCBB" w:rsidR="00A705CC" w:rsidRDefault="00A705CC" w:rsidP="00A705CC">
      <w:r>
        <w:rPr>
          <w:rFonts w:hint="eastAsia"/>
        </w:rPr>
        <w:t>→</w:t>
      </w:r>
      <w:r>
        <w:t xml:space="preserve"> </w:t>
      </w:r>
      <w:hyperlink w:anchor="_段落構造の確認" w:history="1">
        <w:r w:rsidRPr="00A705CC">
          <w:rPr>
            <w:rStyle w:val="aa"/>
          </w:rPr>
          <w:t>第2章　段落構造の確認</w:t>
        </w:r>
      </w:hyperlink>
    </w:p>
    <w:p w14:paraId="0841EE22" w14:textId="77777777" w:rsidR="00A705CC" w:rsidRDefault="00A705CC" w:rsidP="00A705CC">
      <w:r>
        <w:t xml:space="preserve"> にジャンプします。</w:t>
      </w:r>
    </w:p>
    <w:p w14:paraId="64594BB7" w14:textId="77777777" w:rsidR="00A705CC" w:rsidRDefault="00A705CC" w:rsidP="00A705CC"/>
    <w:p w14:paraId="3081FA19" w14:textId="73F5E089" w:rsidR="00A705CC" w:rsidRDefault="00A705CC" w:rsidP="00A705CC">
      <w:r>
        <w:rPr>
          <w:rFonts w:hint="eastAsia"/>
        </w:rPr>
        <w:t>さらに、メールアドレスへのリンクも含めます。</w:t>
      </w:r>
    </w:p>
    <w:p w14:paraId="661E657B" w14:textId="3AB3DA8F" w:rsidR="00A705CC" w:rsidRDefault="00A705CC" w:rsidP="00A705CC">
      <w:r>
        <w:rPr>
          <w:rFonts w:hint="eastAsia"/>
        </w:rPr>
        <w:t>→</w:t>
      </w:r>
      <w:r>
        <w:t xml:space="preserve"> </w:t>
      </w:r>
      <w:hyperlink r:id="rId11" w:history="1">
        <w:r w:rsidRPr="00A705CC">
          <w:rPr>
            <w:rStyle w:val="aa"/>
          </w:rPr>
          <w:t>お問い合わせはこちら</w:t>
        </w:r>
      </w:hyperlink>
    </w:p>
    <w:p w14:paraId="13E379F4" w14:textId="77777777" w:rsidR="00A705CC" w:rsidRPr="00A705CC" w:rsidRDefault="00A705CC" w:rsidP="00A705CC"/>
    <w:p w14:paraId="372815FF" w14:textId="77777777" w:rsidR="00A705CC" w:rsidRDefault="00A705CC" w:rsidP="00A705CC">
      <w:r>
        <w:rPr>
          <w:rFonts w:hint="eastAsia"/>
        </w:rPr>
        <w:t>これらのリンクは</w:t>
      </w:r>
      <w:r>
        <w:t xml:space="preserve"> Word 内部では &lt;</w:t>
      </w:r>
      <w:proofErr w:type="spellStart"/>
      <w:r>
        <w:t>w:hyperlink</w:t>
      </w:r>
      <w:proofErr w:type="spellEnd"/>
      <w:r>
        <w:t>&gt; タグとして定義され、</w:t>
      </w:r>
    </w:p>
    <w:p w14:paraId="17E0AA36" w14:textId="77777777" w:rsidR="00A705CC" w:rsidRDefault="00A705CC" w:rsidP="00A705CC">
      <w:r>
        <w:rPr>
          <w:rFonts w:hint="eastAsia"/>
        </w:rPr>
        <w:t>抽出時に</w:t>
      </w:r>
      <w:r>
        <w:t>URLやブックマーク参照先が正しく取り出せるかを確認します。</w:t>
      </w:r>
    </w:p>
    <w:p w14:paraId="4BC53F2F" w14:textId="20EE938A" w:rsidR="00A705CC" w:rsidRPr="00A705CC" w:rsidRDefault="00A705CC" w:rsidP="00A705CC">
      <w:r>
        <w:rPr>
          <w:rFonts w:hint="eastAsia"/>
        </w:rPr>
        <w:t>また、リンクテキストのスタイル（青色・下線あり）が解除された場合でも構造的</w:t>
      </w:r>
      <w:r>
        <w:rPr>
          <w:rFonts w:hint="eastAsia"/>
        </w:rPr>
        <w:lastRenderedPageBreak/>
        <w:t>にリンクとして保持されるかも重要な確認項目です。</w:t>
      </w:r>
    </w:p>
    <w:p w14:paraId="4B5F61DF" w14:textId="262591AD" w:rsidR="006809BD" w:rsidRDefault="00564DF5" w:rsidP="006809BD">
      <w:pPr>
        <w:pStyle w:val="3"/>
      </w:pPr>
      <w:r w:rsidRPr="00564DF5">
        <w:rPr>
          <w:rFonts w:hint="eastAsia"/>
        </w:rPr>
        <w:t>脚注と文末脚注</w:t>
      </w:r>
    </w:p>
    <w:p w14:paraId="7D91422D" w14:textId="7FB4F995" w:rsidR="00564DF5" w:rsidRDefault="00564DF5" w:rsidP="00564DF5">
      <w:r>
        <w:rPr>
          <w:rFonts w:hint="eastAsia"/>
        </w:rPr>
        <w:t>脚注と文末脚注を混在させた状態で、抽出結果を比較します。たとえば次の文の末尾に脚注を付けます。</w:t>
      </w:r>
    </w:p>
    <w:p w14:paraId="1F2E8240" w14:textId="3CA57271" w:rsidR="00564DF5" w:rsidRDefault="00564DF5" w:rsidP="00564DF5">
      <w:r>
        <w:rPr>
          <w:rFonts w:hint="eastAsia"/>
        </w:rPr>
        <w:t>これは脚注の例</w:t>
      </w:r>
      <w:r>
        <w:rPr>
          <w:rStyle w:val="af"/>
        </w:rPr>
        <w:footnoteReference w:id="1"/>
      </w:r>
      <w:r>
        <w:rPr>
          <w:rFonts w:hint="eastAsia"/>
        </w:rPr>
        <w:t>です。ここでは脚注の内容として「この脚注はページ下部に表示されます」と記述しておきます。</w:t>
      </w:r>
    </w:p>
    <w:p w14:paraId="543A87BB" w14:textId="4BD58216" w:rsidR="00564DF5" w:rsidRPr="00564DF5" w:rsidRDefault="00564DF5" w:rsidP="00564DF5">
      <w:r>
        <w:rPr>
          <w:rFonts w:hint="eastAsia"/>
        </w:rPr>
        <w:t>また、文末脚注の例も示します。これは文末脚注の例</w:t>
      </w:r>
      <w:r>
        <w:rPr>
          <w:rStyle w:val="af2"/>
        </w:rPr>
        <w:endnoteReference w:id="1"/>
      </w:r>
      <w:r>
        <w:rPr>
          <w:rFonts w:hint="eastAsia"/>
        </w:rPr>
        <w:t>です。ここでは文末脚注の内容として「この文末脚注は最終ページに表示されます」と記述しておきます。文末脚注は通常、文書末尾に集約されるため、文書全体の抽出順序に影響する可能性があります。</w:t>
      </w:r>
    </w:p>
    <w:p w14:paraId="12BDB735" w14:textId="58EC6394" w:rsidR="00564DF5" w:rsidRPr="00564DF5" w:rsidRDefault="00564DF5" w:rsidP="00564DF5">
      <w:r>
        <w:t>Word内部では脚注が &lt;</w:t>
      </w:r>
      <w:proofErr w:type="spellStart"/>
      <w:r>
        <w:t>w:footnote</w:t>
      </w:r>
      <w:proofErr w:type="spellEnd"/>
      <w:r>
        <w:t>&gt;、文末脚注が &lt;</w:t>
      </w:r>
      <w:proofErr w:type="spellStart"/>
      <w:r>
        <w:t>w:endnote</w:t>
      </w:r>
      <w:proofErr w:type="spellEnd"/>
      <w:r>
        <w:t>&gt; として格納されるため、</w:t>
      </w:r>
      <w:r>
        <w:rPr>
          <w:rFonts w:hint="eastAsia"/>
        </w:rPr>
        <w:t>両者の差異を正しく検出できるかを確認することがこの節の目的です。</w:t>
      </w:r>
    </w:p>
    <w:p w14:paraId="5240A699" w14:textId="4E636EE9" w:rsidR="006809BD" w:rsidRDefault="00564DF5" w:rsidP="006809BD">
      <w:pPr>
        <w:pStyle w:val="3"/>
      </w:pPr>
      <w:r w:rsidRPr="00564DF5">
        <w:rPr>
          <w:rFonts w:hint="eastAsia"/>
        </w:rPr>
        <w:t>ページ区切り・セクション区切り</w:t>
      </w:r>
    </w:p>
    <w:p w14:paraId="36A02D15" w14:textId="149BB0B2" w:rsidR="00564DF5" w:rsidRDefault="00564DF5" w:rsidP="00564DF5">
      <w:r>
        <w:rPr>
          <w:rFonts w:hint="eastAsia"/>
        </w:rPr>
        <w:t>ここでは手動のページ区切りとセクション区切りを配置し、レイアウト構造がどのように扱われるかを確認します。</w:t>
      </w:r>
    </w:p>
    <w:p w14:paraId="31AE0B32" w14:textId="1922FBDE" w:rsidR="008421A1" w:rsidRDefault="00564DF5" w:rsidP="008421A1">
      <w:r>
        <w:rPr>
          <w:rFonts w:hint="eastAsia"/>
        </w:rPr>
        <w:t>まず、次の行に「ページ区切り」を挿入します。（</w:t>
      </w:r>
      <w:r>
        <w:t>Word上では「Ctrl + Enter」でページ区切りを入れて</w:t>
      </w:r>
      <w:r>
        <w:rPr>
          <w:rFonts w:hint="eastAsia"/>
        </w:rPr>
        <w:t>います</w:t>
      </w:r>
      <w:r>
        <w:t>）</w:t>
      </w:r>
    </w:p>
    <w:p w14:paraId="005D5F70" w14:textId="77777777" w:rsidR="008421A1" w:rsidRDefault="008421A1">
      <w:pPr>
        <w:widowControl/>
        <w:spacing w:afterLines="0" w:after="160" w:line="259" w:lineRule="auto"/>
        <w:ind w:firstLineChars="0" w:firstLine="0"/>
      </w:pPr>
      <w:r>
        <w:br w:type="page"/>
      </w:r>
    </w:p>
    <w:p w14:paraId="5E2884C9" w14:textId="78E84B62" w:rsidR="00564DF5" w:rsidRDefault="008421A1" w:rsidP="00564DF5">
      <w:r>
        <w:rPr>
          <w:rFonts w:hint="eastAsia"/>
        </w:rPr>
        <w:lastRenderedPageBreak/>
        <w:t>ここから新ページです。</w:t>
      </w:r>
      <w:r w:rsidR="00564DF5">
        <w:rPr>
          <w:rFonts w:hint="eastAsia"/>
        </w:rPr>
        <w:t>ページが切り替わったあとも、段落番号や見出し構造が維持されるかを確認します。</w:t>
      </w:r>
    </w:p>
    <w:p w14:paraId="325B51DD" w14:textId="4B5E7B62" w:rsidR="00564DF5" w:rsidRDefault="00564DF5" w:rsidP="00564DF5">
      <w:r>
        <w:rPr>
          <w:rFonts w:hint="eastAsia"/>
        </w:rPr>
        <w:t>次に、セクション区切りを挿入します。（</w:t>
      </w:r>
      <w:r>
        <w:t>Word上では「ページレイアウト → 区切り → 次のページから新しいセクション」）</w:t>
      </w:r>
    </w:p>
    <w:p w14:paraId="59D4B14C" w14:textId="0E121E99" w:rsidR="00564DF5" w:rsidRDefault="00564DF5" w:rsidP="00564DF5">
      <w:pPr>
        <w:sectPr w:rsidR="00564DF5">
          <w:headerReference w:type="even" r:id="rId12"/>
          <w:headerReference w:type="default" r:id="rId13"/>
          <w:footerReference w:type="even" r:id="rId14"/>
          <w:footerReference w:type="default" r:id="rId15"/>
          <w:headerReference w:type="first" r:id="rId16"/>
          <w:footerReference w:type="first" r:id="rId17"/>
          <w:pgSz w:w="11906" w:h="16838"/>
          <w:pgMar w:top="1985" w:right="1701" w:bottom="1701" w:left="1701" w:header="851" w:footer="992" w:gutter="0"/>
          <w:cols w:space="425"/>
          <w:docGrid w:type="lines" w:linePitch="360"/>
        </w:sectPr>
      </w:pPr>
    </w:p>
    <w:p w14:paraId="31310D01" w14:textId="08705E0C" w:rsidR="00564DF5" w:rsidRDefault="00564DF5" w:rsidP="00564DF5">
      <w:r>
        <w:rPr>
          <w:rFonts w:hint="eastAsia"/>
        </w:rPr>
        <w:lastRenderedPageBreak/>
        <w:t>ここから新セクションです。セクション区切りの後ではヘッダー・フッターの継承状態が変化します。</w:t>
      </w:r>
    </w:p>
    <w:p w14:paraId="18324039" w14:textId="0F689A93" w:rsidR="00564DF5" w:rsidRPr="00564DF5" w:rsidRDefault="00564DF5" w:rsidP="00564DF5">
      <w:r>
        <w:rPr>
          <w:rFonts w:hint="eastAsia"/>
        </w:rPr>
        <w:t>ここでは、ページ番号の表示方法が「続き番号」から「章ごとの番号」に変わるかを確認します。</w:t>
      </w:r>
      <w:r>
        <w:t>Word内部では &lt;</w:t>
      </w:r>
      <w:proofErr w:type="spellStart"/>
      <w:r>
        <w:t>w:sectPr</w:t>
      </w:r>
      <w:proofErr w:type="spellEnd"/>
      <w:r>
        <w:t>&gt; にセクションプロパティが定義され、</w:t>
      </w:r>
      <w:r>
        <w:rPr>
          <w:rFonts w:hint="eastAsia"/>
        </w:rPr>
        <w:t>ページレイアウト変更や列数の違いを表現します。</w:t>
      </w:r>
    </w:p>
    <w:p w14:paraId="6FDCC311" w14:textId="7696B7D2" w:rsidR="006809BD" w:rsidRDefault="008421A1" w:rsidP="006809BD">
      <w:pPr>
        <w:pStyle w:val="3"/>
      </w:pPr>
      <w:r w:rsidRPr="008421A1">
        <w:rPr>
          <w:rFonts w:hint="eastAsia"/>
        </w:rPr>
        <w:t>テキストボックスと図形</w:t>
      </w:r>
    </w:p>
    <w:p w14:paraId="7D1C4186" w14:textId="376FA4E0" w:rsidR="008421A1" w:rsidRDefault="008421A1" w:rsidP="008421A1">
      <w:r>
        <w:rPr>
          <w:rFonts w:hint="eastAsia"/>
        </w:rPr>
        <w:t>この段落では、本文とは独立したテキストボックスを挿入します。（</w:t>
      </w:r>
      <w:r>
        <w:t>Word上では「挿入 → テキストボックス → 簡単なテキストボックス」）</w:t>
      </w:r>
    </w:p>
    <w:p w14:paraId="508118C6" w14:textId="0F8CCA4F" w:rsidR="008421A1" w:rsidRDefault="008421A1" w:rsidP="008421A1">
      <w:r>
        <w:rPr>
          <w:rFonts w:hint="eastAsia"/>
        </w:rPr>
        <w:t>「テキストボックス内部のテキストです。段落スタイルは本文と異なります。」という記載が次のテキストボックスに記載されています。</w:t>
      </w:r>
    </w:p>
    <w:p w14:paraId="400A9B7B" w14:textId="5114F672" w:rsidR="008421A1" w:rsidRPr="008421A1" w:rsidRDefault="008421A1" w:rsidP="008421A1">
      <w:r>
        <w:rPr>
          <w:rFonts w:hint="eastAsia"/>
          <w:noProof/>
        </w:rPr>
        <mc:AlternateContent>
          <mc:Choice Requires="wps">
            <w:drawing>
              <wp:anchor distT="0" distB="0" distL="114300" distR="114300" simplePos="0" relativeHeight="251659264" behindDoc="0" locked="0" layoutInCell="1" allowOverlap="1" wp14:anchorId="3669838C" wp14:editId="2C3F61C9">
                <wp:simplePos x="0" y="0"/>
                <wp:positionH relativeFrom="margin">
                  <wp:align>center</wp:align>
                </wp:positionH>
                <wp:positionV relativeFrom="paragraph">
                  <wp:posOffset>89617</wp:posOffset>
                </wp:positionV>
                <wp:extent cx="5241956" cy="280657"/>
                <wp:effectExtent l="0" t="0" r="15875" b="24765"/>
                <wp:wrapNone/>
                <wp:docPr id="1591297634" name="テキスト ボックス 1"/>
                <wp:cNvGraphicFramePr/>
                <a:graphic xmlns:a="http://schemas.openxmlformats.org/drawingml/2006/main">
                  <a:graphicData uri="http://schemas.microsoft.com/office/word/2010/wordprocessingShape">
                    <wps:wsp>
                      <wps:cNvSpPr txBox="1"/>
                      <wps:spPr>
                        <a:xfrm>
                          <a:off x="0" y="0"/>
                          <a:ext cx="5241956" cy="280657"/>
                        </a:xfrm>
                        <a:prstGeom prst="rect">
                          <a:avLst/>
                        </a:prstGeom>
                        <a:solidFill>
                          <a:schemeClr val="lt1"/>
                        </a:solidFill>
                        <a:ln w="6350">
                          <a:solidFill>
                            <a:prstClr val="black"/>
                          </a:solidFill>
                        </a:ln>
                      </wps:spPr>
                      <wps:txbx>
                        <w:txbxContent>
                          <w:p w14:paraId="2E42C77E" w14:textId="77777777" w:rsidR="008421A1" w:rsidRDefault="008421A1" w:rsidP="008421A1">
                            <w:r>
                              <w:rPr>
                                <w:rFonts w:hint="eastAsia"/>
                              </w:rPr>
                              <w:t>テキストボックス内部のテキストです。段落スタイルは本文と異なります。</w:t>
                            </w:r>
                          </w:p>
                          <w:p w14:paraId="0EB6EBA1" w14:textId="6378D9A7" w:rsidR="008421A1" w:rsidRPr="008421A1" w:rsidRDefault="008421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69838C" id="_x0000_t202" coordsize="21600,21600" o:spt="202" path="m,l,21600r21600,l21600,xe">
                <v:stroke joinstyle="miter"/>
                <v:path gradientshapeok="t" o:connecttype="rect"/>
              </v:shapetype>
              <v:shape id="テキスト ボックス 1" o:spid="_x0000_s1026" type="#_x0000_t202" style="position:absolute;left:0;text-align:left;margin-left:0;margin-top:7.05pt;width:412.75pt;height:22.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ROAIAAHw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" fillcolor="white [3201]" strokeweight=".5pt">
                <v:textbox>
                  <w:txbxContent>
                    <w:p w14:paraId="2E42C77E" w14:textId="77777777" w:rsidR="008421A1" w:rsidRDefault="008421A1" w:rsidP="008421A1">
                      <w:r>
                        <w:rPr>
                          <w:rFonts w:hint="eastAsia"/>
                        </w:rPr>
                        <w:t>テキストボックス内部のテキストです。段落スタイルは本文と異なります。</w:t>
                      </w:r>
                    </w:p>
                    <w:p w14:paraId="0EB6EBA1" w14:textId="6378D9A7" w:rsidR="008421A1" w:rsidRPr="008421A1" w:rsidRDefault="008421A1"/>
                  </w:txbxContent>
                </v:textbox>
                <w10:wrap anchorx="margin"/>
              </v:shape>
            </w:pict>
          </mc:Fallback>
        </mc:AlternateContent>
      </w:r>
    </w:p>
    <w:p w14:paraId="560BAA9E" w14:textId="77777777" w:rsidR="008421A1" w:rsidRDefault="008421A1" w:rsidP="008421A1"/>
    <w:p w14:paraId="652C3989" w14:textId="4B46A72E" w:rsidR="008421A1" w:rsidRDefault="008421A1" w:rsidP="008421A1">
      <w:r>
        <w:rPr>
          <w:rFonts w:hint="eastAsia"/>
        </w:rPr>
        <w:t>また、図形を挿入し、その中にテキストを追加します。ここでは、図形（長方形）に「これは図形内テキストです」と入力しています。</w:t>
      </w:r>
    </w:p>
    <w:p w14:paraId="6CA839AC" w14:textId="7088741D" w:rsidR="008421A1" w:rsidRPr="008421A1" w:rsidRDefault="008421A1" w:rsidP="008421A1">
      <w:r>
        <w:rPr>
          <w:rFonts w:hint="eastAsia"/>
          <w:noProof/>
        </w:rPr>
        <mc:AlternateContent>
          <mc:Choice Requires="wps">
            <w:drawing>
              <wp:anchor distT="0" distB="0" distL="114300" distR="114300" simplePos="0" relativeHeight="251660288" behindDoc="0" locked="0" layoutInCell="1" allowOverlap="1" wp14:anchorId="6A5EE71B" wp14:editId="083FD9D2">
                <wp:simplePos x="0" y="0"/>
                <wp:positionH relativeFrom="margin">
                  <wp:posOffset>759479</wp:posOffset>
                </wp:positionH>
                <wp:positionV relativeFrom="paragraph">
                  <wp:posOffset>70466</wp:posOffset>
                </wp:positionV>
                <wp:extent cx="3802380" cy="434340"/>
                <wp:effectExtent l="0" t="0" r="26670" b="22860"/>
                <wp:wrapNone/>
                <wp:docPr id="2021426589" name="楕円 2"/>
                <wp:cNvGraphicFramePr/>
                <a:graphic xmlns:a="http://schemas.openxmlformats.org/drawingml/2006/main">
                  <a:graphicData uri="http://schemas.microsoft.com/office/word/2010/wordprocessingShape">
                    <wps:wsp>
                      <wps:cNvSpPr/>
                      <wps:spPr>
                        <a:xfrm>
                          <a:off x="0" y="0"/>
                          <a:ext cx="3802380" cy="4343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5FC678" w14:textId="24856633" w:rsidR="008421A1" w:rsidRDefault="008421A1" w:rsidP="008421A1">
                            <w:pPr>
                              <w:jc w:val="center"/>
                            </w:pPr>
                            <w:r>
                              <w:rPr>
                                <w:rFonts w:hint="eastAsia"/>
                              </w:rPr>
                              <w:t>これは図形内テキストです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5EE71B" id="楕円 2" o:spid="_x0000_s1027" style="position:absolute;left:0;text-align:left;margin-left:59.8pt;margin-top:5.55pt;width:299.4pt;height:34.2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" fillcolor="#156082 [3204]" strokecolor="#030e13 [484]" strokeweight="1pt">
                <v:stroke joinstyle="miter"/>
                <v:textbox>
                  <w:txbxContent>
                    <w:p w14:paraId="2F5FC678" w14:textId="24856633" w:rsidR="008421A1" w:rsidRDefault="008421A1" w:rsidP="008421A1">
                      <w:pPr>
                        <w:jc w:val="center"/>
                      </w:pPr>
                      <w:r>
                        <w:rPr>
                          <w:rFonts w:hint="eastAsia"/>
                        </w:rPr>
                        <w:t>これは図形内テキストです</w:t>
                      </w:r>
                    </w:p>
                  </w:txbxContent>
                </v:textbox>
                <w10:wrap anchorx="margin"/>
              </v:oval>
            </w:pict>
          </mc:Fallback>
        </mc:AlternateContent>
      </w:r>
    </w:p>
    <w:p w14:paraId="26E74D7A" w14:textId="77777777" w:rsidR="008421A1" w:rsidRDefault="008421A1" w:rsidP="008421A1"/>
    <w:p w14:paraId="419D0E57" w14:textId="1494050A" w:rsidR="008421A1" w:rsidRDefault="008421A1" w:rsidP="008421A1">
      <w:r>
        <w:rPr>
          <w:rFonts w:hint="eastAsia"/>
        </w:rPr>
        <w:t>これらの要素は</w:t>
      </w:r>
      <w:r>
        <w:t>Word内部では &lt;</w:t>
      </w:r>
      <w:proofErr w:type="spellStart"/>
      <w:r>
        <w:t>w:drawing</w:t>
      </w:r>
      <w:proofErr w:type="spellEnd"/>
      <w:r>
        <w:t>&gt; → &lt;</w:t>
      </w:r>
      <w:proofErr w:type="spellStart"/>
      <w:r>
        <w:t>wps:txbx</w:t>
      </w:r>
      <w:proofErr w:type="spellEnd"/>
      <w:r>
        <w:t>&gt; または &lt;</w:t>
      </w:r>
      <w:proofErr w:type="spellStart"/>
      <w:r>
        <w:t>v:shape</w:t>
      </w:r>
      <w:proofErr w:type="spellEnd"/>
      <w:r>
        <w:t>&gt; のように表現され、</w:t>
      </w:r>
      <w:r>
        <w:rPr>
          <w:rFonts w:hint="eastAsia"/>
        </w:rPr>
        <w:t>通常の段落とは異なる階層に置かれます。</w:t>
      </w:r>
    </w:p>
    <w:p w14:paraId="7A520AF0" w14:textId="413BEB49" w:rsidR="008421A1" w:rsidRDefault="008421A1" w:rsidP="008421A1">
      <w:r>
        <w:rPr>
          <w:rFonts w:hint="eastAsia"/>
        </w:rPr>
        <w:t>抽出時に本文との順序が保たれるか、あるいは図形内部テキストが別要素として認識されるかを確認します。</w:t>
      </w:r>
    </w:p>
    <w:p w14:paraId="1FCEDD13" w14:textId="77777777" w:rsidR="00833034" w:rsidRPr="008421A1" w:rsidRDefault="00833034" w:rsidP="008421A1"/>
    <w:p w14:paraId="0B9334E3" w14:textId="7D9EA3E9" w:rsidR="006809BD" w:rsidRDefault="00E136E1" w:rsidP="00E136E1">
      <w:pPr>
        <w:pStyle w:val="2"/>
      </w:pPr>
      <w:r w:rsidRPr="00E136E1">
        <w:rPr>
          <w:rFonts w:hint="eastAsia"/>
        </w:rPr>
        <w:t>日本語特有要素の確認</w:t>
      </w:r>
    </w:p>
    <w:p w14:paraId="27EE3F40" w14:textId="1B56E8BA" w:rsidR="00E136E1" w:rsidRPr="00E136E1" w:rsidRDefault="00833034" w:rsidP="00833034">
      <w:r>
        <w:rPr>
          <w:rFonts w:hint="eastAsia"/>
        </w:rPr>
        <w:t>「社内文書」「報告書」「技術資料」「契約書」など一般的な</w:t>
      </w:r>
      <w:r>
        <w:t xml:space="preserve"> Word 文書では</w:t>
      </w:r>
      <w:r>
        <w:rPr>
          <w:rFonts w:hint="eastAsia"/>
        </w:rPr>
        <w:t>ほとんど登場しないためません実際のドキュメントでは現れる機会が少ないと想定されるため</w:t>
      </w:r>
      <w:r w:rsidRPr="00833034">
        <w:rPr>
          <w:rFonts w:hint="eastAsia"/>
        </w:rPr>
        <w:t>本ドキュメントでは</w:t>
      </w:r>
      <w:r>
        <w:rPr>
          <w:rFonts w:hint="eastAsia"/>
        </w:rPr>
        <w:t>いったん</w:t>
      </w:r>
      <w:r w:rsidRPr="00833034">
        <w:rPr>
          <w:rFonts w:hint="eastAsia"/>
        </w:rPr>
        <w:t>対象外とする。</w:t>
      </w:r>
    </w:p>
    <w:p w14:paraId="7CEED6D2" w14:textId="40F3149F" w:rsidR="006809BD" w:rsidRDefault="00E136E1" w:rsidP="00E136E1">
      <w:pPr>
        <w:pStyle w:val="3"/>
      </w:pPr>
      <w:r w:rsidRPr="00E136E1">
        <w:rPr>
          <w:rFonts w:hint="eastAsia"/>
        </w:rPr>
        <w:lastRenderedPageBreak/>
        <w:t>縦書き・段組</w:t>
      </w:r>
    </w:p>
    <w:p w14:paraId="209C5585" w14:textId="79461A24" w:rsidR="00833034" w:rsidRPr="00833034" w:rsidRDefault="00833034" w:rsidP="00833034">
      <w:r w:rsidRPr="00833034">
        <w:rPr>
          <w:rFonts w:hint="eastAsia"/>
        </w:rPr>
        <w:t>段組み設定、縦書きの文字並び方向を確認</w:t>
      </w:r>
      <w:r>
        <w:rPr>
          <w:rFonts w:hint="eastAsia"/>
        </w:rPr>
        <w:t>する。</w:t>
      </w:r>
    </w:p>
    <w:p w14:paraId="2A3DBA2D" w14:textId="64FEBF25" w:rsidR="006809BD" w:rsidRDefault="00E136E1" w:rsidP="00E136E1">
      <w:pPr>
        <w:pStyle w:val="3"/>
      </w:pPr>
      <w:r w:rsidRPr="00E136E1">
        <w:rPr>
          <w:rFonts w:hint="eastAsia"/>
        </w:rPr>
        <w:t>ルビ（ふりがな）</w:t>
      </w:r>
    </w:p>
    <w:p w14:paraId="0766007F" w14:textId="1FD0B72D" w:rsidR="00833034" w:rsidRPr="00833034" w:rsidRDefault="00833034" w:rsidP="00833034">
      <w:r w:rsidRPr="00833034">
        <w:t>&lt;</w:t>
      </w:r>
      <w:proofErr w:type="spellStart"/>
      <w:r w:rsidRPr="00833034">
        <w:t>w:ruby</w:t>
      </w:r>
      <w:proofErr w:type="spellEnd"/>
      <w:r w:rsidRPr="00833034">
        <w:t>&gt; 構造</w:t>
      </w:r>
      <w:r>
        <w:rPr>
          <w:rFonts w:hint="eastAsia"/>
        </w:rPr>
        <w:t>を</w:t>
      </w:r>
      <w:r w:rsidRPr="00833034">
        <w:t>確認</w:t>
      </w:r>
      <w:r>
        <w:rPr>
          <w:rFonts w:hint="eastAsia"/>
        </w:rPr>
        <w:t>する。</w:t>
      </w:r>
    </w:p>
    <w:p w14:paraId="5C9C8455" w14:textId="5D4AB971" w:rsidR="006809BD" w:rsidRDefault="00E136E1" w:rsidP="00E136E1">
      <w:pPr>
        <w:pStyle w:val="3"/>
      </w:pPr>
      <w:r w:rsidRPr="00E136E1">
        <w:t>段落の禁則処理・句読点ぶら下げ</w:t>
      </w:r>
    </w:p>
    <w:p w14:paraId="7075BB61" w14:textId="78F9B68A" w:rsidR="00833034" w:rsidRPr="00833034" w:rsidRDefault="00833034" w:rsidP="00833034">
      <w:r w:rsidRPr="00833034">
        <w:rPr>
          <w:rFonts w:hint="eastAsia"/>
        </w:rPr>
        <w:t>行頭禁則、句読点ぶら下げの有無を確認</w:t>
      </w:r>
      <w:r>
        <w:rPr>
          <w:rFonts w:hint="eastAsia"/>
        </w:rPr>
        <w:t>する</w:t>
      </w:r>
      <w:r w:rsidRPr="00833034">
        <w:rPr>
          <w:rFonts w:hint="eastAsia"/>
        </w:rPr>
        <w:t>。</w:t>
      </w:r>
    </w:p>
    <w:p w14:paraId="52BA1C72" w14:textId="77777777" w:rsidR="00E136E1" w:rsidRPr="00E136E1" w:rsidRDefault="00E136E1" w:rsidP="00E136E1"/>
    <w:p w14:paraId="02096FC2" w14:textId="488BEC83" w:rsidR="006809BD" w:rsidRDefault="00833034" w:rsidP="00833034">
      <w:pPr>
        <w:pStyle w:val="2"/>
      </w:pPr>
      <w:r w:rsidRPr="00833034">
        <w:rPr>
          <w:rFonts w:hint="eastAsia"/>
        </w:rPr>
        <w:t>コメント・メタ情報の確認</w:t>
      </w:r>
    </w:p>
    <w:p w14:paraId="0E7594A1" w14:textId="260CB65B" w:rsidR="006809BD" w:rsidRDefault="00833034" w:rsidP="006809BD">
      <w:pPr>
        <w:pStyle w:val="3"/>
      </w:pPr>
      <w:r w:rsidRPr="00833034">
        <w:rPr>
          <w:rFonts w:hint="eastAsia"/>
        </w:rPr>
        <w:t>コメント（校閲）</w:t>
      </w:r>
    </w:p>
    <w:p w14:paraId="480DE4EA" w14:textId="3AE9D696" w:rsidR="00833034" w:rsidRPr="00833034" w:rsidRDefault="00833034" w:rsidP="00833034">
      <w:commentRangeStart w:id="1"/>
      <w:r>
        <w:rPr>
          <w:rFonts w:hint="eastAsia"/>
        </w:rPr>
        <w:t>この段落全体にコメントが付けられています（</w:t>
      </w:r>
      <w:r>
        <w:t>Word上では「校閲 → 新しいコメント」から追加）</w:t>
      </w:r>
      <w:r>
        <w:rPr>
          <w:rFonts w:hint="eastAsia"/>
        </w:rPr>
        <w:t>。「この文の構造が正しく抽出されるか確認する。」とコメントしている。</w:t>
      </w:r>
      <w:r>
        <w:t xml:space="preserve"> </w:t>
      </w:r>
      <w:commentRangeEnd w:id="1"/>
      <w:r>
        <w:rPr>
          <w:rStyle w:val="af7"/>
        </w:rPr>
        <w:commentReference w:id="1"/>
      </w:r>
    </w:p>
    <w:p w14:paraId="08879CC4" w14:textId="625370B1" w:rsidR="00833034" w:rsidRDefault="00833034" w:rsidP="00833034">
      <w:r>
        <w:rPr>
          <w:rFonts w:hint="eastAsia"/>
        </w:rPr>
        <w:t>続いて別のコメントを段落の途中（“関連付けられる“という部分）に「いかがでしょうか。」というコメントを挿入します。この文の途中部分にコメントを付けることで、文字列の一部とコメント範囲がどのように</w:t>
      </w:r>
      <w:commentRangeStart w:id="2"/>
      <w:r>
        <w:rPr>
          <w:rFonts w:hint="eastAsia"/>
        </w:rPr>
        <w:t>関連付けられる</w:t>
      </w:r>
      <w:commentRangeEnd w:id="2"/>
      <w:r>
        <w:rPr>
          <w:rStyle w:val="af7"/>
        </w:rPr>
        <w:commentReference w:id="2"/>
      </w:r>
      <w:r>
        <w:rPr>
          <w:rFonts w:hint="eastAsia"/>
        </w:rPr>
        <w:t>かを確認します。</w:t>
      </w:r>
    </w:p>
    <w:p w14:paraId="43203130" w14:textId="5595C678" w:rsidR="00833034" w:rsidRPr="00833034" w:rsidRDefault="00833034" w:rsidP="00833034">
      <w:r>
        <w:rPr>
          <w:rFonts w:hint="eastAsia"/>
        </w:rPr>
        <w:t>コメントの重複や並列コメントを入れることで</w:t>
      </w:r>
      <w:r>
        <w:t xml:space="preserve"> &lt;</w:t>
      </w:r>
      <w:proofErr w:type="spellStart"/>
      <w:r>
        <w:t>w:commentRangeStart</w:t>
      </w:r>
      <w:proofErr w:type="spellEnd"/>
      <w:r>
        <w:t>&gt; / &lt;</w:t>
      </w:r>
      <w:proofErr w:type="spellStart"/>
      <w:r>
        <w:t>w:commentRangeEnd</w:t>
      </w:r>
      <w:proofErr w:type="spellEnd"/>
      <w:r>
        <w:t>&gt; の整合性も検証できます。</w:t>
      </w:r>
    </w:p>
    <w:p w14:paraId="02AD9997" w14:textId="4D455B61" w:rsidR="006809BD" w:rsidRDefault="00833034" w:rsidP="006809BD">
      <w:pPr>
        <w:pStyle w:val="3"/>
      </w:pPr>
      <w:r w:rsidRPr="00833034">
        <w:rPr>
          <w:rFonts w:hint="eastAsia"/>
        </w:rPr>
        <w:t>変更履歴（</w:t>
      </w:r>
      <w:r w:rsidRPr="00833034">
        <w:t>Track Changes）</w:t>
      </w:r>
    </w:p>
    <w:p w14:paraId="579E131C" w14:textId="77777777" w:rsidR="005F3A17" w:rsidRDefault="005F3A17" w:rsidP="005F3A17">
      <w:r>
        <w:rPr>
          <w:rFonts w:hint="eastAsia"/>
        </w:rPr>
        <w:t>この文書では、変更履歴（追跡）を有効にした状態で編集を行います。</w:t>
      </w:r>
    </w:p>
    <w:p w14:paraId="664FEAEB" w14:textId="3E58E4D2" w:rsidR="005F3A17" w:rsidRDefault="005F3A17" w:rsidP="005F3A17">
      <w:r>
        <w:rPr>
          <w:rFonts w:hint="eastAsia"/>
        </w:rPr>
        <w:t>「校閲</w:t>
      </w:r>
      <w:r>
        <w:t xml:space="preserve"> → 変更履歴の記録」をオンにし、以下の操作を</w:t>
      </w:r>
      <w:r>
        <w:rPr>
          <w:rFonts w:hint="eastAsia"/>
        </w:rPr>
        <w:t>行っています。</w:t>
      </w:r>
    </w:p>
    <w:p w14:paraId="098BE50B" w14:textId="324330AC" w:rsidR="005F3A17" w:rsidRDefault="005F3A17" w:rsidP="005F3A17">
      <w:r>
        <w:rPr>
          <w:rFonts w:hint="eastAsia"/>
        </w:rPr>
        <w:t>文を</w:t>
      </w:r>
      <w:r>
        <w:t>1行追加します。</w:t>
      </w:r>
      <w:r w:rsidR="00E4009D">
        <w:rPr>
          <w:rFonts w:hint="eastAsia"/>
        </w:rPr>
        <w:t>⇒「</w:t>
      </w:r>
      <w:r>
        <w:rPr>
          <w:rFonts w:hint="eastAsia"/>
        </w:rPr>
        <w:t>文章を追加してみました！</w:t>
      </w:r>
      <w:r w:rsidR="00E4009D">
        <w:rPr>
          <w:rFonts w:hint="eastAsia"/>
        </w:rPr>
        <w:t>」と入力しています。</w:t>
      </w:r>
    </w:p>
    <w:p w14:paraId="03D58609" w14:textId="06C14CF3" w:rsidR="00E4009D" w:rsidRDefault="005F3A17" w:rsidP="00E4009D">
      <w:r>
        <w:t>1つの単語を削除します。</w:t>
      </w:r>
      <w:r w:rsidR="00E4009D">
        <w:rPr>
          <w:rFonts w:hint="eastAsia"/>
        </w:rPr>
        <w:t>⇒「部分分数分分解」を「部分分数分解」にしています。</w:t>
      </w:r>
    </w:p>
    <w:p w14:paraId="56E222DB" w14:textId="2AC4EBA9" w:rsidR="005F3A17" w:rsidRDefault="005F3A17" w:rsidP="00E4009D">
      <w:r>
        <w:rPr>
          <w:rFonts w:hint="eastAsia"/>
        </w:rPr>
        <w:t>別の単語を置換します。</w:t>
      </w:r>
      <w:r w:rsidR="00E4009D">
        <w:rPr>
          <w:rFonts w:hint="eastAsia"/>
        </w:rPr>
        <w:t>⇒「母数」を「サンプルサイズ」にしています。</w:t>
      </w:r>
    </w:p>
    <w:p w14:paraId="3C6015F5" w14:textId="77777777" w:rsidR="005F3A17" w:rsidRDefault="005F3A17" w:rsidP="005F3A17"/>
    <w:p w14:paraId="4E67A103" w14:textId="0E390223" w:rsidR="00E4009D" w:rsidRDefault="00E4009D" w:rsidP="005F3A17">
      <w:r>
        <w:rPr>
          <w:rFonts w:hint="eastAsia"/>
        </w:rPr>
        <w:lastRenderedPageBreak/>
        <w:t xml:space="preserve">　ここからサンプルの文章です。ここに何か文章を追加すると良さそう。</w:t>
      </w:r>
      <w:ins w:id="3" w:author="篤 鈴木" w:date="2025-10-25T13:39:00Z" w16du:dateUtc="2025-10-25T04:39:00Z">
        <w:r>
          <w:rPr>
            <w:rFonts w:hint="eastAsia"/>
          </w:rPr>
          <w:t>文章を追加してみました。</w:t>
        </w:r>
      </w:ins>
      <w:r>
        <w:rPr>
          <w:rFonts w:hint="eastAsia"/>
        </w:rPr>
        <w:t>ところで部分分数</w:t>
      </w:r>
      <w:del w:id="4" w:author="篤 鈴木" w:date="2025-10-25T13:39:00Z" w16du:dateUtc="2025-10-25T04:39:00Z">
        <w:r w:rsidDel="00E4009D">
          <w:rPr>
            <w:rFonts w:hint="eastAsia"/>
          </w:rPr>
          <w:delText>分</w:delText>
        </w:r>
      </w:del>
      <w:r>
        <w:rPr>
          <w:rFonts w:hint="eastAsia"/>
        </w:rPr>
        <w:t>分解という言葉があるのですか。</w:t>
      </w:r>
      <w:del w:id="5" w:author="篤 鈴木" w:date="2025-10-25T13:39:00Z" w16du:dateUtc="2025-10-25T04:39:00Z">
        <w:r w:rsidDel="00E4009D">
          <w:rPr>
            <w:rFonts w:hint="eastAsia"/>
          </w:rPr>
          <w:delText>母数</w:delText>
        </w:r>
      </w:del>
      <w:ins w:id="6" w:author="篤 鈴木" w:date="2025-10-25T13:39:00Z" w16du:dateUtc="2025-10-25T04:39:00Z">
        <w:r>
          <w:rPr>
            <w:rFonts w:hint="eastAsia"/>
          </w:rPr>
          <w:t>サンプルサイズ</w:t>
        </w:r>
      </w:ins>
      <w:r>
        <w:rPr>
          <w:rFonts w:hint="eastAsia"/>
        </w:rPr>
        <w:t>が足りないのでもう少し調査が必要だ。</w:t>
      </w:r>
    </w:p>
    <w:p w14:paraId="6D4D9083" w14:textId="0363C9B0" w:rsidR="00E4009D" w:rsidRPr="00E4009D" w:rsidRDefault="00E4009D" w:rsidP="005F3A17"/>
    <w:p w14:paraId="591881CC" w14:textId="0C76E5D8" w:rsidR="005F3A17" w:rsidRDefault="005F3A17" w:rsidP="00E4009D">
      <w:r>
        <w:rPr>
          <w:rFonts w:hint="eastAsia"/>
        </w:rPr>
        <w:t>これにより、</w:t>
      </w:r>
      <w:r>
        <w:t>Word内部では &lt;</w:t>
      </w:r>
      <w:proofErr w:type="spellStart"/>
      <w:r>
        <w:t>w:ins</w:t>
      </w:r>
      <w:proofErr w:type="spellEnd"/>
      <w:r>
        <w:t>&gt; （挿入）および &lt;</w:t>
      </w:r>
      <w:proofErr w:type="spellStart"/>
      <w:r>
        <w:t>w:del</w:t>
      </w:r>
      <w:proofErr w:type="spellEnd"/>
      <w:r>
        <w:t>&gt; （削除）要素が生成されます。</w:t>
      </w:r>
      <w:r>
        <w:rPr>
          <w:rFonts w:hint="eastAsia"/>
        </w:rPr>
        <w:t>変更の種類（挿入／削除／置換）が正しく抽出されるかを確認します。</w:t>
      </w:r>
    </w:p>
    <w:p w14:paraId="05EA1C45" w14:textId="485C3AED" w:rsidR="00833034" w:rsidRPr="00833034" w:rsidRDefault="005F3A17" w:rsidP="00E4009D">
      <w:r>
        <w:rPr>
          <w:rFonts w:hint="eastAsia"/>
        </w:rPr>
        <w:t>変更履歴が有効な状態では、コメントと異なる階層構造（</w:t>
      </w:r>
      <w:r>
        <w:t>&lt;</w:t>
      </w:r>
      <w:proofErr w:type="spellStart"/>
      <w:r>
        <w:t>w:ins</w:t>
      </w:r>
      <w:proofErr w:type="spellEnd"/>
      <w:r>
        <w:t>&gt; の内部に &lt;</w:t>
      </w:r>
      <w:proofErr w:type="spellStart"/>
      <w:r>
        <w:t>w:r</w:t>
      </w:r>
      <w:proofErr w:type="spellEnd"/>
      <w:r>
        <w:t>&gt; が入るなど）が生成されるため、</w:t>
      </w:r>
      <w:r>
        <w:rPr>
          <w:rFonts w:hint="eastAsia"/>
        </w:rPr>
        <w:t>抽出ロジックのテストケースとして有用です。</w:t>
      </w:r>
    </w:p>
    <w:p w14:paraId="0CE26CE9" w14:textId="77777777" w:rsidR="006809BD" w:rsidRPr="006809BD" w:rsidRDefault="006809BD" w:rsidP="006809BD"/>
    <w:sectPr w:rsidR="006809BD" w:rsidRPr="006809BD">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篤 鈴木" w:date="2025-10-25T13:31:00Z" w:initials="篤鈴">
    <w:p w14:paraId="4B7F0F3E" w14:textId="13858CEB" w:rsidR="00833034" w:rsidRDefault="00833034">
      <w:pPr>
        <w:pStyle w:val="af8"/>
        <w:ind w:firstLine="180"/>
      </w:pPr>
      <w:r>
        <w:rPr>
          <w:rStyle w:val="af7"/>
        </w:rPr>
        <w:annotationRef/>
      </w:r>
      <w:r>
        <w:rPr>
          <w:rFonts w:hint="eastAsia"/>
        </w:rPr>
        <w:t>この文の構造が正しく抽出されるか確認する。</w:t>
      </w:r>
    </w:p>
  </w:comment>
  <w:comment w:id="2" w:author="篤 鈴木" w:date="2025-10-25T13:32:00Z" w:initials="篤鈴">
    <w:p w14:paraId="265BD0EE" w14:textId="693BC093" w:rsidR="00833034" w:rsidRDefault="00833034">
      <w:pPr>
        <w:pStyle w:val="af8"/>
        <w:ind w:firstLine="180"/>
      </w:pPr>
      <w:r>
        <w:rPr>
          <w:rStyle w:val="af7"/>
        </w:rPr>
        <w:annotationRef/>
      </w:r>
      <w:r>
        <w:rPr>
          <w:rFonts w:hint="eastAsia"/>
        </w:rPr>
        <w:t>いかがでしょうか。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7F0F3E" w15:done="0"/>
  <w15:commentEx w15:paraId="265BD0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52C3D" w16cex:dateUtc="2025-10-25T04:31:00Z"/>
  <w16cex:commentExtensible w16cex:durableId="79943AB5" w16cex:dateUtc="2025-10-25T0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7F0F3E" w16cid:durableId="6E052C3D"/>
  <w16cid:commentId w16cid:paraId="265BD0EE" w16cid:durableId="79943A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B2CA" w14:textId="77777777" w:rsidR="003F0BD9" w:rsidRDefault="003F0BD9" w:rsidP="00564DF5">
      <w:pPr>
        <w:spacing w:after="120" w:line="240" w:lineRule="auto"/>
      </w:pPr>
      <w:r>
        <w:separator/>
      </w:r>
    </w:p>
  </w:endnote>
  <w:endnote w:type="continuationSeparator" w:id="0">
    <w:p w14:paraId="235ECD48" w14:textId="77777777" w:rsidR="003F0BD9" w:rsidRDefault="003F0BD9" w:rsidP="00564DF5">
      <w:pPr>
        <w:spacing w:after="120" w:line="240" w:lineRule="auto"/>
      </w:pPr>
      <w:r>
        <w:continuationSeparator/>
      </w:r>
    </w:p>
  </w:endnote>
  <w:endnote w:id="1">
    <w:p w14:paraId="3E07E2EB" w14:textId="2948FEE3" w:rsidR="00564DF5" w:rsidRDefault="00564DF5">
      <w:pPr>
        <w:pStyle w:val="af0"/>
      </w:pPr>
      <w:r>
        <w:rPr>
          <w:rStyle w:val="af2"/>
        </w:rPr>
        <w:endnoteRef/>
      </w:r>
      <w:r>
        <w:t xml:space="preserve"> </w:t>
      </w:r>
      <w:r w:rsidRPr="00564DF5">
        <w:rPr>
          <w:rFonts w:hint="eastAsia"/>
        </w:rPr>
        <w:t>この文末脚注は最終ページに表示されます</w:t>
      </w:r>
      <w:r>
        <w:rPr>
          <w:rFonts w:hint="eastAsia"/>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9A73" w14:textId="77777777" w:rsidR="00564DF5" w:rsidRDefault="00564DF5">
    <w:pPr>
      <w:pStyle w:val="af5"/>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561883"/>
      <w:docPartObj>
        <w:docPartGallery w:val="Page Numbers (Bottom of Page)"/>
        <w:docPartUnique/>
      </w:docPartObj>
    </w:sdtPr>
    <w:sdtContent>
      <w:p w14:paraId="567A1CB1" w14:textId="5BBDF263" w:rsidR="00564DF5" w:rsidRDefault="00564DF5">
        <w:pPr>
          <w:pStyle w:val="af5"/>
          <w:spacing w:after="120"/>
          <w:jc w:val="center"/>
        </w:pPr>
        <w:r>
          <w:fldChar w:fldCharType="begin"/>
        </w:r>
        <w:r>
          <w:instrText>PAGE   \* MERGEFORMAT</w:instrText>
        </w:r>
        <w:r>
          <w:fldChar w:fldCharType="separate"/>
        </w:r>
        <w:r>
          <w:rPr>
            <w:lang w:val="ja-JP"/>
          </w:rPr>
          <w:t>2</w:t>
        </w:r>
        <w:r>
          <w:fldChar w:fldCharType="end"/>
        </w:r>
      </w:p>
    </w:sdtContent>
  </w:sdt>
  <w:p w14:paraId="57E2933D" w14:textId="77777777" w:rsidR="00564DF5" w:rsidRDefault="00564DF5">
    <w:pPr>
      <w:pStyle w:val="af5"/>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EFB7" w14:textId="77777777" w:rsidR="00564DF5" w:rsidRDefault="00564DF5">
    <w:pPr>
      <w:pStyle w:val="af5"/>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2A351" w14:textId="77777777" w:rsidR="003F0BD9" w:rsidRDefault="003F0BD9" w:rsidP="00564DF5">
      <w:pPr>
        <w:spacing w:after="120" w:line="240" w:lineRule="auto"/>
      </w:pPr>
      <w:r>
        <w:separator/>
      </w:r>
    </w:p>
  </w:footnote>
  <w:footnote w:type="continuationSeparator" w:id="0">
    <w:p w14:paraId="3741F0C7" w14:textId="77777777" w:rsidR="003F0BD9" w:rsidRDefault="003F0BD9" w:rsidP="00564DF5">
      <w:pPr>
        <w:spacing w:after="120" w:line="240" w:lineRule="auto"/>
      </w:pPr>
      <w:r>
        <w:continuationSeparator/>
      </w:r>
    </w:p>
  </w:footnote>
  <w:footnote w:id="1">
    <w:p w14:paraId="4F6EF890" w14:textId="4128FEA3" w:rsidR="00564DF5" w:rsidRDefault="00564DF5">
      <w:pPr>
        <w:pStyle w:val="ad"/>
      </w:pPr>
      <w:r>
        <w:rPr>
          <w:rStyle w:val="af"/>
        </w:rPr>
        <w:footnoteRef/>
      </w:r>
      <w:r>
        <w:t xml:space="preserve"> </w:t>
      </w:r>
      <w:r w:rsidRPr="00564DF5">
        <w:rPr>
          <w:rFonts w:hint="eastAsia"/>
        </w:rPr>
        <w:t>この脚注はページ下部に表示されます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BF61" w14:textId="77777777" w:rsidR="00564DF5" w:rsidRDefault="00564DF5">
    <w:pPr>
      <w:pStyle w:val="af3"/>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2C007" w14:textId="77777777" w:rsidR="00564DF5" w:rsidRDefault="00564DF5">
    <w:pPr>
      <w:pStyle w:val="af3"/>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6FFE" w14:textId="77777777" w:rsidR="00564DF5" w:rsidRDefault="00564DF5">
    <w:pPr>
      <w:pStyle w:val="af3"/>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3D70"/>
    <w:multiLevelType w:val="multilevel"/>
    <w:tmpl w:val="71F2CE7E"/>
    <w:lvl w:ilvl="0">
      <w:start w:val="4"/>
      <w:numFmt w:val="decimal"/>
      <w:lvlText w:val="%1."/>
      <w:lvlJc w:val="left"/>
      <w:pPr>
        <w:tabs>
          <w:tab w:val="num" w:pos="220"/>
        </w:tabs>
        <w:ind w:left="220" w:hanging="360"/>
      </w:pPr>
    </w:lvl>
    <w:lvl w:ilvl="1" w:tentative="1">
      <w:start w:val="1"/>
      <w:numFmt w:val="decimal"/>
      <w:lvlText w:val="%2."/>
      <w:lvlJc w:val="left"/>
      <w:pPr>
        <w:tabs>
          <w:tab w:val="num" w:pos="940"/>
        </w:tabs>
        <w:ind w:left="940" w:hanging="360"/>
      </w:pPr>
    </w:lvl>
    <w:lvl w:ilvl="2" w:tentative="1">
      <w:start w:val="1"/>
      <w:numFmt w:val="decimal"/>
      <w:lvlText w:val="%3."/>
      <w:lvlJc w:val="left"/>
      <w:pPr>
        <w:tabs>
          <w:tab w:val="num" w:pos="1660"/>
        </w:tabs>
        <w:ind w:left="1660" w:hanging="360"/>
      </w:pPr>
    </w:lvl>
    <w:lvl w:ilvl="3" w:tentative="1">
      <w:start w:val="1"/>
      <w:numFmt w:val="decimal"/>
      <w:lvlText w:val="%4."/>
      <w:lvlJc w:val="left"/>
      <w:pPr>
        <w:tabs>
          <w:tab w:val="num" w:pos="2380"/>
        </w:tabs>
        <w:ind w:left="2380" w:hanging="360"/>
      </w:pPr>
    </w:lvl>
    <w:lvl w:ilvl="4" w:tentative="1">
      <w:start w:val="1"/>
      <w:numFmt w:val="decimal"/>
      <w:lvlText w:val="%5."/>
      <w:lvlJc w:val="left"/>
      <w:pPr>
        <w:tabs>
          <w:tab w:val="num" w:pos="3100"/>
        </w:tabs>
        <w:ind w:left="3100" w:hanging="360"/>
      </w:pPr>
    </w:lvl>
    <w:lvl w:ilvl="5" w:tentative="1">
      <w:start w:val="1"/>
      <w:numFmt w:val="decimal"/>
      <w:lvlText w:val="%6."/>
      <w:lvlJc w:val="left"/>
      <w:pPr>
        <w:tabs>
          <w:tab w:val="num" w:pos="3820"/>
        </w:tabs>
        <w:ind w:left="3820" w:hanging="360"/>
      </w:pPr>
    </w:lvl>
    <w:lvl w:ilvl="6" w:tentative="1">
      <w:start w:val="1"/>
      <w:numFmt w:val="decimal"/>
      <w:lvlText w:val="%7."/>
      <w:lvlJc w:val="left"/>
      <w:pPr>
        <w:tabs>
          <w:tab w:val="num" w:pos="4540"/>
        </w:tabs>
        <w:ind w:left="4540" w:hanging="360"/>
      </w:pPr>
    </w:lvl>
    <w:lvl w:ilvl="7" w:tentative="1">
      <w:start w:val="1"/>
      <w:numFmt w:val="decimal"/>
      <w:lvlText w:val="%8."/>
      <w:lvlJc w:val="left"/>
      <w:pPr>
        <w:tabs>
          <w:tab w:val="num" w:pos="5260"/>
        </w:tabs>
        <w:ind w:left="5260" w:hanging="360"/>
      </w:pPr>
    </w:lvl>
    <w:lvl w:ilvl="8" w:tentative="1">
      <w:start w:val="1"/>
      <w:numFmt w:val="decimal"/>
      <w:lvlText w:val="%9."/>
      <w:lvlJc w:val="left"/>
      <w:pPr>
        <w:tabs>
          <w:tab w:val="num" w:pos="5980"/>
        </w:tabs>
        <w:ind w:left="5980" w:hanging="360"/>
      </w:pPr>
    </w:lvl>
  </w:abstractNum>
  <w:abstractNum w:abstractNumId="1" w15:restartNumberingAfterBreak="0">
    <w:nsid w:val="1B426DAE"/>
    <w:multiLevelType w:val="multilevel"/>
    <w:tmpl w:val="2D4064F2"/>
    <w:lvl w:ilvl="0">
      <w:start w:val="1"/>
      <w:numFmt w:val="decimalFullWidth"/>
      <w:pStyle w:val="2"/>
      <w:lvlText w:val="第%1章."/>
      <w:lvlJc w:val="left"/>
      <w:pPr>
        <w:ind w:left="440" w:hanging="440"/>
      </w:pPr>
      <w:rPr>
        <w:rFonts w:hint="eastAsia"/>
      </w:rPr>
    </w:lvl>
    <w:lvl w:ilvl="1">
      <w:start w:val="1"/>
      <w:numFmt w:val="aiueoFullWidth"/>
      <w:lvlRestart w:val="0"/>
      <w:pStyle w:val="3"/>
      <w:lvlText w:val="%1-(%2)."/>
      <w:lvlJc w:val="left"/>
      <w:pPr>
        <w:ind w:left="880" w:hanging="440"/>
      </w:pPr>
      <w:rPr>
        <w:rFonts w:hint="eastAsia"/>
      </w:rPr>
    </w:lvl>
    <w:lvl w:ilvl="2">
      <w:start w:val="1"/>
      <w:numFmt w:val="aiueoFullWidth"/>
      <w:lvlText w:val="%1-%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2" w15:restartNumberingAfterBreak="0">
    <w:nsid w:val="1E7A6C66"/>
    <w:multiLevelType w:val="hybridMultilevel"/>
    <w:tmpl w:val="42FAC344"/>
    <w:lvl w:ilvl="0" w:tplc="FFFFFFFF">
      <w:start w:val="1"/>
      <w:numFmt w:val="decimal"/>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3A772C87"/>
    <w:multiLevelType w:val="multilevel"/>
    <w:tmpl w:val="4EB00688"/>
    <w:lvl w:ilvl="0">
      <w:start w:val="1"/>
      <w:numFmt w:val="decimalEnclosedCircle"/>
      <w:lvlText w:val="%1"/>
      <w:lvlJc w:val="left"/>
      <w:pPr>
        <w:ind w:left="660" w:hanging="440"/>
      </w:pPr>
      <w:rPr>
        <w:rFonts w:hint="eastAsia"/>
      </w:rPr>
    </w:lvl>
    <w:lvl w:ilvl="1">
      <w:start w:val="1"/>
      <w:numFmt w:val="upperLetter"/>
      <w:lvlText w:val="%2"/>
      <w:lvlJc w:val="left"/>
      <w:pPr>
        <w:ind w:left="1100" w:hanging="440"/>
      </w:pPr>
      <w:rPr>
        <w:rFonts w:hint="eastAsia"/>
      </w:rPr>
    </w:lvl>
    <w:lvl w:ilvl="2">
      <w:start w:val="1"/>
      <w:numFmt w:val="lowerLetter"/>
      <w:lvlText w:val="%3"/>
      <w:lvlJc w:val="left"/>
      <w:pPr>
        <w:ind w:left="1540" w:hanging="440"/>
      </w:pPr>
      <w:rPr>
        <w:rFonts w:hint="eastAsia"/>
      </w:rPr>
    </w:lvl>
    <w:lvl w:ilvl="3">
      <w:start w:val="1"/>
      <w:numFmt w:val="lowerRoman"/>
      <w:lvlText w:val="%4."/>
      <w:lvlJc w:val="left"/>
      <w:pPr>
        <w:ind w:left="1980" w:hanging="440"/>
      </w:pPr>
      <w:rPr>
        <w:rFonts w:hint="eastAsia"/>
      </w:rPr>
    </w:lvl>
    <w:lvl w:ilvl="4">
      <w:start w:val="1"/>
      <w:numFmt w:val="aiueoFullWidth"/>
      <w:lvlText w:val="(%5)"/>
      <w:lvlJc w:val="left"/>
      <w:pPr>
        <w:ind w:left="2420" w:hanging="440"/>
      </w:pPr>
      <w:rPr>
        <w:rFonts w:hint="eastAsia"/>
      </w:rPr>
    </w:lvl>
    <w:lvl w:ilvl="5">
      <w:start w:val="1"/>
      <w:numFmt w:val="decimalEnclosedCircle"/>
      <w:lvlText w:val="%6"/>
      <w:lvlJc w:val="left"/>
      <w:pPr>
        <w:ind w:left="2860" w:hanging="440"/>
      </w:pPr>
      <w:rPr>
        <w:rFonts w:hint="eastAsia"/>
      </w:rPr>
    </w:lvl>
    <w:lvl w:ilvl="6">
      <w:start w:val="1"/>
      <w:numFmt w:val="decimal"/>
      <w:lvlText w:val="%7."/>
      <w:lvlJc w:val="left"/>
      <w:pPr>
        <w:ind w:left="3300" w:hanging="440"/>
      </w:pPr>
      <w:rPr>
        <w:rFonts w:hint="eastAsia"/>
      </w:rPr>
    </w:lvl>
    <w:lvl w:ilvl="7">
      <w:start w:val="1"/>
      <w:numFmt w:val="aiueoFullWidth"/>
      <w:lvlText w:val="(%8)"/>
      <w:lvlJc w:val="left"/>
      <w:pPr>
        <w:ind w:left="3740" w:hanging="440"/>
      </w:pPr>
      <w:rPr>
        <w:rFonts w:hint="eastAsia"/>
      </w:rPr>
    </w:lvl>
    <w:lvl w:ilvl="8">
      <w:start w:val="1"/>
      <w:numFmt w:val="decimalEnclosedCircle"/>
      <w:lvlText w:val="%9"/>
      <w:lvlJc w:val="left"/>
      <w:pPr>
        <w:ind w:left="4180" w:hanging="440"/>
      </w:pPr>
      <w:rPr>
        <w:rFonts w:hint="eastAsia"/>
      </w:rPr>
    </w:lvl>
  </w:abstractNum>
  <w:abstractNum w:abstractNumId="4" w15:restartNumberingAfterBreak="0">
    <w:nsid w:val="52AB27F1"/>
    <w:multiLevelType w:val="hybridMultilevel"/>
    <w:tmpl w:val="FAA404E2"/>
    <w:lvl w:ilvl="0" w:tplc="04090001">
      <w:start w:val="1"/>
      <w:numFmt w:val="bullet"/>
      <w:lvlText w:val=""/>
      <w:lvlJc w:val="left"/>
      <w:pPr>
        <w:ind w:left="660" w:hanging="440"/>
      </w:pPr>
      <w:rPr>
        <w:rFonts w:ascii="Wingdings" w:hAnsi="Wingdings" w:hint="default"/>
      </w:rPr>
    </w:lvl>
    <w:lvl w:ilvl="1" w:tplc="0409000B">
      <w:start w:val="1"/>
      <w:numFmt w:val="bullet"/>
      <w:lvlText w:val=""/>
      <w:lvlJc w:val="left"/>
      <w:pPr>
        <w:ind w:left="1100" w:hanging="440"/>
      </w:pPr>
      <w:rPr>
        <w:rFonts w:ascii="Wingdings" w:hAnsi="Wingdings" w:hint="default"/>
      </w:rPr>
    </w:lvl>
    <w:lvl w:ilvl="2" w:tplc="0409000D">
      <w:start w:val="1"/>
      <w:numFmt w:val="bullet"/>
      <w:lvlText w:val=""/>
      <w:lvlJc w:val="left"/>
      <w:pPr>
        <w:ind w:left="1540" w:hanging="440"/>
      </w:pPr>
      <w:rPr>
        <w:rFonts w:ascii="Wingdings" w:hAnsi="Wingdings" w:hint="default"/>
      </w:rPr>
    </w:lvl>
    <w:lvl w:ilvl="3" w:tplc="0409000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5" w15:restartNumberingAfterBreak="0">
    <w:nsid w:val="5E5F3DB8"/>
    <w:multiLevelType w:val="hybridMultilevel"/>
    <w:tmpl w:val="42FAC34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AEB74AC"/>
    <w:multiLevelType w:val="hybridMultilevel"/>
    <w:tmpl w:val="52CCC68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C9D086B"/>
    <w:multiLevelType w:val="hybridMultilevel"/>
    <w:tmpl w:val="3A26152E"/>
    <w:lvl w:ilvl="0" w:tplc="04090001">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8" w15:restartNumberingAfterBreak="0">
    <w:nsid w:val="6F0B524A"/>
    <w:multiLevelType w:val="multilevel"/>
    <w:tmpl w:val="3BC43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3D1FCA"/>
    <w:multiLevelType w:val="hybridMultilevel"/>
    <w:tmpl w:val="7610E1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24233905">
    <w:abstractNumId w:val="1"/>
  </w:num>
  <w:num w:numId="2" w16cid:durableId="1829662979">
    <w:abstractNumId w:val="5"/>
  </w:num>
  <w:num w:numId="3" w16cid:durableId="1383948153">
    <w:abstractNumId w:val="9"/>
  </w:num>
  <w:num w:numId="4" w16cid:durableId="353457043">
    <w:abstractNumId w:val="6"/>
  </w:num>
  <w:num w:numId="5" w16cid:durableId="1146777175">
    <w:abstractNumId w:val="2"/>
  </w:num>
  <w:num w:numId="6" w16cid:durableId="1985618181">
    <w:abstractNumId w:val="7"/>
  </w:num>
  <w:num w:numId="7" w16cid:durableId="725759344">
    <w:abstractNumId w:val="4"/>
  </w:num>
  <w:num w:numId="8" w16cid:durableId="987130626">
    <w:abstractNumId w:val="8"/>
  </w:num>
  <w:num w:numId="9" w16cid:durableId="786850813">
    <w:abstractNumId w:val="0"/>
  </w:num>
  <w:num w:numId="10" w16cid:durableId="212935438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篤 鈴木">
    <w15:presenceInfo w15:providerId="Windows Live" w15:userId="3ec981f4a0b60d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64"/>
    <w:rsid w:val="00085C4D"/>
    <w:rsid w:val="001438B5"/>
    <w:rsid w:val="002E0210"/>
    <w:rsid w:val="00346D64"/>
    <w:rsid w:val="00366E93"/>
    <w:rsid w:val="00387991"/>
    <w:rsid w:val="003E6BB1"/>
    <w:rsid w:val="003F0BD9"/>
    <w:rsid w:val="00492B87"/>
    <w:rsid w:val="00534FF1"/>
    <w:rsid w:val="00564DF5"/>
    <w:rsid w:val="005F3A17"/>
    <w:rsid w:val="006716B8"/>
    <w:rsid w:val="006809BD"/>
    <w:rsid w:val="007E1F54"/>
    <w:rsid w:val="00833034"/>
    <w:rsid w:val="008421A1"/>
    <w:rsid w:val="008D73A4"/>
    <w:rsid w:val="0095618E"/>
    <w:rsid w:val="00A705CC"/>
    <w:rsid w:val="00B54BCE"/>
    <w:rsid w:val="00B65484"/>
    <w:rsid w:val="00E136E1"/>
    <w:rsid w:val="00E400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4EA26C"/>
  <w15:chartTrackingRefBased/>
  <w15:docId w15:val="{9886F03A-01F4-4C10-AA84-986D96B7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9BD"/>
    <w:pPr>
      <w:widowControl w:val="0"/>
      <w:spacing w:afterLines="50" w:after="180" w:line="0" w:lineRule="atLeast"/>
      <w:ind w:firstLineChars="100" w:firstLine="220"/>
    </w:pPr>
  </w:style>
  <w:style w:type="paragraph" w:styleId="1">
    <w:name w:val="heading 1"/>
    <w:basedOn w:val="a"/>
    <w:next w:val="a"/>
    <w:link w:val="10"/>
    <w:uiPriority w:val="9"/>
    <w:qFormat/>
    <w:rsid w:val="00346D6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66E93"/>
    <w:pPr>
      <w:keepNext/>
      <w:keepLines/>
      <w:numPr>
        <w:numId w:val="1"/>
      </w:numPr>
      <w:spacing w:before="160"/>
      <w:ind w:left="0" w:firstLineChars="0" w:firstLine="2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66E93"/>
    <w:pPr>
      <w:keepNext/>
      <w:keepLines/>
      <w:numPr>
        <w:ilvl w:val="1"/>
        <w:numId w:val="1"/>
      </w:numPr>
      <w:spacing w:before="160"/>
      <w:ind w:left="227" w:firstLineChars="0" w:firstLine="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46D6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46D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46D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46D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46D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46D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6D6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66E9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66E9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46D6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6D6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6D6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6D6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6D6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6D6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6D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46D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D64"/>
    <w:pPr>
      <w:numPr>
        <w:ilvl w:val="1"/>
      </w:numPr>
      <w:ind w:firstLineChars="100" w:firstLine="2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46D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D64"/>
    <w:pPr>
      <w:spacing w:before="160"/>
      <w:jc w:val="center"/>
    </w:pPr>
    <w:rPr>
      <w:i/>
      <w:iCs/>
      <w:color w:val="404040" w:themeColor="text1" w:themeTint="BF"/>
    </w:rPr>
  </w:style>
  <w:style w:type="character" w:customStyle="1" w:styleId="a8">
    <w:name w:val="引用文 (文字)"/>
    <w:basedOn w:val="a0"/>
    <w:link w:val="a7"/>
    <w:uiPriority w:val="29"/>
    <w:rsid w:val="00346D64"/>
    <w:rPr>
      <w:i/>
      <w:iCs/>
      <w:color w:val="404040" w:themeColor="text1" w:themeTint="BF"/>
    </w:rPr>
  </w:style>
  <w:style w:type="paragraph" w:styleId="a9">
    <w:name w:val="List Paragraph"/>
    <w:basedOn w:val="a"/>
    <w:uiPriority w:val="34"/>
    <w:qFormat/>
    <w:rsid w:val="00346D64"/>
    <w:pPr>
      <w:ind w:left="720"/>
      <w:contextualSpacing/>
    </w:pPr>
  </w:style>
  <w:style w:type="character" w:styleId="21">
    <w:name w:val="Intense Emphasis"/>
    <w:basedOn w:val="a0"/>
    <w:uiPriority w:val="21"/>
    <w:qFormat/>
    <w:rsid w:val="00346D64"/>
    <w:rPr>
      <w:i/>
      <w:iCs/>
      <w:color w:val="0F4761" w:themeColor="accent1" w:themeShade="BF"/>
    </w:rPr>
  </w:style>
  <w:style w:type="paragraph" w:styleId="22">
    <w:name w:val="Intense Quote"/>
    <w:basedOn w:val="a"/>
    <w:next w:val="a"/>
    <w:link w:val="23"/>
    <w:uiPriority w:val="30"/>
    <w:qFormat/>
    <w:rsid w:val="00346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46D64"/>
    <w:rPr>
      <w:i/>
      <w:iCs/>
      <w:color w:val="0F4761" w:themeColor="accent1" w:themeShade="BF"/>
    </w:rPr>
  </w:style>
  <w:style w:type="character" w:styleId="24">
    <w:name w:val="Intense Reference"/>
    <w:basedOn w:val="a0"/>
    <w:uiPriority w:val="32"/>
    <w:qFormat/>
    <w:rsid w:val="00346D64"/>
    <w:rPr>
      <w:b/>
      <w:bCs/>
      <w:smallCaps/>
      <w:color w:val="0F4761" w:themeColor="accent1" w:themeShade="BF"/>
      <w:spacing w:val="5"/>
    </w:rPr>
  </w:style>
  <w:style w:type="numbering" w:customStyle="1" w:styleId="11">
    <w:name w:val="現在のリスト1"/>
    <w:uiPriority w:val="99"/>
    <w:rsid w:val="00346D64"/>
  </w:style>
  <w:style w:type="character" w:styleId="aa">
    <w:name w:val="Hyperlink"/>
    <w:basedOn w:val="a0"/>
    <w:uiPriority w:val="99"/>
    <w:unhideWhenUsed/>
    <w:rsid w:val="00A705CC"/>
    <w:rPr>
      <w:color w:val="467886" w:themeColor="hyperlink"/>
      <w:u w:val="single"/>
    </w:rPr>
  </w:style>
  <w:style w:type="character" w:styleId="ab">
    <w:name w:val="Unresolved Mention"/>
    <w:basedOn w:val="a0"/>
    <w:uiPriority w:val="99"/>
    <w:semiHidden/>
    <w:unhideWhenUsed/>
    <w:rsid w:val="00A705CC"/>
    <w:rPr>
      <w:color w:val="605E5C"/>
      <w:shd w:val="clear" w:color="auto" w:fill="E1DFDD"/>
    </w:rPr>
  </w:style>
  <w:style w:type="character" w:styleId="ac">
    <w:name w:val="FollowedHyperlink"/>
    <w:basedOn w:val="a0"/>
    <w:uiPriority w:val="99"/>
    <w:semiHidden/>
    <w:unhideWhenUsed/>
    <w:rsid w:val="00A705CC"/>
    <w:rPr>
      <w:color w:val="96607D" w:themeColor="followedHyperlink"/>
      <w:u w:val="single"/>
    </w:rPr>
  </w:style>
  <w:style w:type="paragraph" w:styleId="ad">
    <w:name w:val="footnote text"/>
    <w:basedOn w:val="a"/>
    <w:link w:val="ae"/>
    <w:uiPriority w:val="99"/>
    <w:semiHidden/>
    <w:unhideWhenUsed/>
    <w:rsid w:val="00564DF5"/>
    <w:pPr>
      <w:snapToGrid w:val="0"/>
    </w:pPr>
  </w:style>
  <w:style w:type="character" w:customStyle="1" w:styleId="ae">
    <w:name w:val="脚注文字列 (文字)"/>
    <w:basedOn w:val="a0"/>
    <w:link w:val="ad"/>
    <w:uiPriority w:val="99"/>
    <w:semiHidden/>
    <w:rsid w:val="00564DF5"/>
  </w:style>
  <w:style w:type="character" w:styleId="af">
    <w:name w:val="footnote reference"/>
    <w:basedOn w:val="a0"/>
    <w:uiPriority w:val="99"/>
    <w:semiHidden/>
    <w:unhideWhenUsed/>
    <w:rsid w:val="00564DF5"/>
    <w:rPr>
      <w:vertAlign w:val="superscript"/>
    </w:rPr>
  </w:style>
  <w:style w:type="paragraph" w:styleId="af0">
    <w:name w:val="endnote text"/>
    <w:basedOn w:val="a"/>
    <w:link w:val="af1"/>
    <w:uiPriority w:val="99"/>
    <w:semiHidden/>
    <w:unhideWhenUsed/>
    <w:rsid w:val="00564DF5"/>
    <w:pPr>
      <w:snapToGrid w:val="0"/>
    </w:pPr>
  </w:style>
  <w:style w:type="character" w:customStyle="1" w:styleId="af1">
    <w:name w:val="文末脚注文字列 (文字)"/>
    <w:basedOn w:val="a0"/>
    <w:link w:val="af0"/>
    <w:uiPriority w:val="99"/>
    <w:semiHidden/>
    <w:rsid w:val="00564DF5"/>
  </w:style>
  <w:style w:type="character" w:styleId="af2">
    <w:name w:val="endnote reference"/>
    <w:basedOn w:val="a0"/>
    <w:uiPriority w:val="99"/>
    <w:semiHidden/>
    <w:unhideWhenUsed/>
    <w:rsid w:val="00564DF5"/>
    <w:rPr>
      <w:vertAlign w:val="superscript"/>
    </w:rPr>
  </w:style>
  <w:style w:type="paragraph" w:styleId="af3">
    <w:name w:val="header"/>
    <w:basedOn w:val="a"/>
    <w:link w:val="af4"/>
    <w:uiPriority w:val="99"/>
    <w:unhideWhenUsed/>
    <w:rsid w:val="00564DF5"/>
    <w:pPr>
      <w:tabs>
        <w:tab w:val="center" w:pos="4252"/>
        <w:tab w:val="right" w:pos="8504"/>
      </w:tabs>
      <w:snapToGrid w:val="0"/>
    </w:pPr>
  </w:style>
  <w:style w:type="character" w:customStyle="1" w:styleId="af4">
    <w:name w:val="ヘッダー (文字)"/>
    <w:basedOn w:val="a0"/>
    <w:link w:val="af3"/>
    <w:uiPriority w:val="99"/>
    <w:rsid w:val="00564DF5"/>
  </w:style>
  <w:style w:type="paragraph" w:styleId="af5">
    <w:name w:val="footer"/>
    <w:basedOn w:val="a"/>
    <w:link w:val="af6"/>
    <w:uiPriority w:val="99"/>
    <w:unhideWhenUsed/>
    <w:rsid w:val="00564DF5"/>
    <w:pPr>
      <w:tabs>
        <w:tab w:val="center" w:pos="4252"/>
        <w:tab w:val="right" w:pos="8504"/>
      </w:tabs>
      <w:snapToGrid w:val="0"/>
    </w:pPr>
  </w:style>
  <w:style w:type="character" w:customStyle="1" w:styleId="af6">
    <w:name w:val="フッター (文字)"/>
    <w:basedOn w:val="a0"/>
    <w:link w:val="af5"/>
    <w:uiPriority w:val="99"/>
    <w:rsid w:val="00564DF5"/>
  </w:style>
  <w:style w:type="character" w:styleId="af7">
    <w:name w:val="annotation reference"/>
    <w:basedOn w:val="a0"/>
    <w:uiPriority w:val="99"/>
    <w:semiHidden/>
    <w:unhideWhenUsed/>
    <w:rsid w:val="00833034"/>
    <w:rPr>
      <w:sz w:val="18"/>
      <w:szCs w:val="18"/>
    </w:rPr>
  </w:style>
  <w:style w:type="paragraph" w:styleId="af8">
    <w:name w:val="annotation text"/>
    <w:basedOn w:val="a"/>
    <w:link w:val="af9"/>
    <w:uiPriority w:val="99"/>
    <w:semiHidden/>
    <w:unhideWhenUsed/>
    <w:rsid w:val="00833034"/>
  </w:style>
  <w:style w:type="character" w:customStyle="1" w:styleId="af9">
    <w:name w:val="コメント文字列 (文字)"/>
    <w:basedOn w:val="a0"/>
    <w:link w:val="af8"/>
    <w:uiPriority w:val="99"/>
    <w:semiHidden/>
    <w:rsid w:val="00833034"/>
  </w:style>
  <w:style w:type="paragraph" w:styleId="afa">
    <w:name w:val="annotation subject"/>
    <w:basedOn w:val="af8"/>
    <w:next w:val="af8"/>
    <w:link w:val="afb"/>
    <w:uiPriority w:val="99"/>
    <w:semiHidden/>
    <w:unhideWhenUsed/>
    <w:rsid w:val="00833034"/>
    <w:rPr>
      <w:b/>
      <w:bCs/>
    </w:rPr>
  </w:style>
  <w:style w:type="character" w:customStyle="1" w:styleId="afb">
    <w:name w:val="コメント内容 (文字)"/>
    <w:basedOn w:val="af9"/>
    <w:link w:val="afa"/>
    <w:uiPriority w:val="99"/>
    <w:semiHidden/>
    <w:rsid w:val="00833034"/>
    <w:rPr>
      <w:b/>
      <w:bCs/>
    </w:rPr>
  </w:style>
  <w:style w:type="paragraph" w:styleId="afc">
    <w:name w:val="Revision"/>
    <w:hidden/>
    <w:uiPriority w:val="99"/>
    <w:semiHidden/>
    <w:rsid w:val="005F3A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mmy@example.com?subject=&#12362;&#21839;&#12356;&#21512;&#12431;&#1237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hyperlink" Target="https://rust-lang.org/ja/" TargetMode="Externa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3968-3366-4DBE-A768-B226154F8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13</Pages>
  <Words>964</Words>
  <Characters>5497</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篤 鈴木</dc:creator>
  <cp:keywords/>
  <dc:description/>
  <cp:lastModifiedBy>篤 鈴木</cp:lastModifiedBy>
  <cp:revision>7</cp:revision>
  <dcterms:created xsi:type="dcterms:W3CDTF">2025-10-25T02:39:00Z</dcterms:created>
  <dcterms:modified xsi:type="dcterms:W3CDTF">2025-11-02T03:36:00Z</dcterms:modified>
</cp:coreProperties>
</file>